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99D280" w14:textId="1F515474" w:rsidR="00A61E90" w:rsidRDefault="00BF3D5D" w:rsidP="00BF3D5D">
      <w:pPr>
        <w:spacing w:after="200" w:line="276" w:lineRule="auto"/>
        <w:ind w:firstLine="0"/>
        <w:jc w:val="center"/>
        <w:rPr>
          <w:sz w:val="24"/>
        </w:rPr>
      </w:pPr>
      <w:r>
        <w:object w:dxaOrig="4089" w:dyaOrig="877" w14:anchorId="2BB2B4C5">
          <v:rect id="rectole0000000000" o:spid="_x0000_i1025" style="width:206.25pt;height:43.5pt" o:ole="" o:preferrelative="t" stroked="f">
            <v:imagedata r:id="rId8" o:title=""/>
          </v:rect>
          <o:OLEObject Type="Embed" ProgID="StaticMetafile" ShapeID="rectole0000000000" DrawAspect="Content" ObjectID="_1683349132" r:id="rId9"/>
        </w:object>
      </w:r>
      <w:r>
        <w:br/>
      </w:r>
      <w:r w:rsidR="00A61E90">
        <w:rPr>
          <w:sz w:val="28"/>
        </w:rPr>
        <w:t>ESCOLA SENAI JAGUARIÚNA</w:t>
      </w:r>
    </w:p>
    <w:p w14:paraId="4A2D3CC2" w14:textId="77777777" w:rsidR="00A61E90" w:rsidRDefault="00A61E90" w:rsidP="00A61E90">
      <w:pPr>
        <w:spacing w:after="200" w:line="276" w:lineRule="auto"/>
        <w:jc w:val="center"/>
        <w:rPr>
          <w:sz w:val="24"/>
        </w:rPr>
      </w:pPr>
    </w:p>
    <w:p w14:paraId="4480CA86" w14:textId="0D1F5F29" w:rsidR="00A61E90" w:rsidRDefault="00A61E90" w:rsidP="009242AB">
      <w:pPr>
        <w:spacing w:after="200" w:line="276" w:lineRule="auto"/>
        <w:ind w:firstLine="0"/>
        <w:jc w:val="center"/>
        <w:rPr>
          <w:sz w:val="24"/>
        </w:rPr>
      </w:pPr>
      <w:r>
        <w:rPr>
          <w:sz w:val="28"/>
        </w:rPr>
        <w:t>CURSO TÉCNICO EM DESENVOLVIMENTO DE SISTEMAS</w:t>
      </w:r>
    </w:p>
    <w:p w14:paraId="1B938683" w14:textId="77777777" w:rsidR="00A0316A" w:rsidRDefault="00A0316A">
      <w:pPr>
        <w:pStyle w:val="Corpodetexto"/>
        <w:rPr>
          <w:rFonts w:ascii="Times New Roman"/>
          <w:sz w:val="20"/>
        </w:rPr>
      </w:pPr>
    </w:p>
    <w:p w14:paraId="6C646A9E" w14:textId="77777777" w:rsidR="00A0316A" w:rsidRDefault="00A0316A">
      <w:pPr>
        <w:pStyle w:val="Corpodetexto"/>
        <w:rPr>
          <w:rFonts w:ascii="Times New Roman"/>
          <w:sz w:val="20"/>
        </w:rPr>
      </w:pPr>
    </w:p>
    <w:p w14:paraId="635B26C2" w14:textId="77777777" w:rsidR="00A0316A" w:rsidRDefault="00A0316A">
      <w:pPr>
        <w:pStyle w:val="Corpodetexto"/>
        <w:rPr>
          <w:rFonts w:ascii="Times New Roman"/>
          <w:sz w:val="20"/>
        </w:rPr>
      </w:pPr>
    </w:p>
    <w:p w14:paraId="3AEAC7F4" w14:textId="77777777" w:rsidR="00A0316A" w:rsidRDefault="00A0316A" w:rsidP="00994BD1">
      <w:pPr>
        <w:pStyle w:val="Corpodetexto"/>
        <w:ind w:right="1201"/>
        <w:jc w:val="center"/>
        <w:rPr>
          <w:rFonts w:ascii="Times New Roman"/>
          <w:sz w:val="20"/>
        </w:rPr>
      </w:pPr>
    </w:p>
    <w:p w14:paraId="5C05AF8F" w14:textId="77777777" w:rsidR="00A0316A" w:rsidRDefault="00A0316A" w:rsidP="00994BD1">
      <w:pPr>
        <w:pStyle w:val="Corpodetexto"/>
        <w:ind w:right="1201"/>
        <w:jc w:val="center"/>
        <w:rPr>
          <w:rFonts w:ascii="Times New Roman"/>
          <w:sz w:val="16"/>
        </w:rPr>
      </w:pPr>
    </w:p>
    <w:p w14:paraId="612CEB92" w14:textId="02AB3C87" w:rsidR="00A0316A" w:rsidRDefault="00A61E90" w:rsidP="00651CE8">
      <w:pPr>
        <w:pStyle w:val="Corpodetexto"/>
        <w:ind w:right="1201"/>
        <w:jc w:val="center"/>
      </w:pPr>
      <w:r>
        <w:t>Ian Pacheco Vieiro</w:t>
      </w:r>
    </w:p>
    <w:p w14:paraId="13562C17" w14:textId="2735782B" w:rsidR="00994BD1" w:rsidRDefault="00C25AF6" w:rsidP="00651CE8">
      <w:pPr>
        <w:pStyle w:val="Corpodetexto"/>
        <w:ind w:right="1201"/>
        <w:jc w:val="center"/>
      </w:pPr>
      <w:r>
        <w:t>Janderson Da Silva</w:t>
      </w:r>
    </w:p>
    <w:p w14:paraId="6BE61EFB" w14:textId="1A4B958A" w:rsidR="00994BD1" w:rsidRDefault="00C25AF6" w:rsidP="00651CE8">
      <w:pPr>
        <w:pStyle w:val="Corpodetexto"/>
        <w:ind w:right="1201"/>
        <w:jc w:val="center"/>
      </w:pPr>
      <w:r>
        <w:t>Jenifer Santos De Sá</w:t>
      </w:r>
    </w:p>
    <w:p w14:paraId="763F7EF6" w14:textId="3157FB6A" w:rsidR="00994BD1" w:rsidRDefault="00994BD1" w:rsidP="00651CE8">
      <w:pPr>
        <w:pStyle w:val="Corpodetexto"/>
        <w:ind w:right="1201"/>
        <w:jc w:val="center"/>
      </w:pPr>
      <w:r>
        <w:t>Ma</w:t>
      </w:r>
      <w:r w:rsidR="00C25AF6">
        <w:t>isa Druidi Vergílio</w:t>
      </w:r>
    </w:p>
    <w:p w14:paraId="7CF6A643" w14:textId="0847E2E7" w:rsidR="00994BD1" w:rsidRDefault="00C25AF6" w:rsidP="00651CE8">
      <w:pPr>
        <w:pStyle w:val="Corpodetexto"/>
        <w:ind w:right="1201"/>
        <w:jc w:val="center"/>
        <w:rPr>
          <w:lang w:val="pt-BR"/>
        </w:rPr>
      </w:pPr>
      <w:r>
        <w:rPr>
          <w:lang w:val="pt-BR"/>
        </w:rPr>
        <w:t>Robésio Do Carmo Silva</w:t>
      </w:r>
    </w:p>
    <w:p w14:paraId="48D87117" w14:textId="20212856" w:rsidR="00C25AF6" w:rsidRDefault="00C25AF6" w:rsidP="00651CE8">
      <w:pPr>
        <w:pStyle w:val="Corpodetexto"/>
        <w:ind w:right="1201"/>
        <w:jc w:val="center"/>
        <w:rPr>
          <w:lang w:val="pt-BR"/>
        </w:rPr>
      </w:pPr>
      <w:r>
        <w:rPr>
          <w:lang w:val="pt-BR"/>
        </w:rPr>
        <w:t>Cristian Rafael Da Silva Ferreira</w:t>
      </w:r>
    </w:p>
    <w:p w14:paraId="26595ECA" w14:textId="77777777" w:rsidR="00BF3D5D" w:rsidRDefault="00BF3D5D" w:rsidP="00651CE8">
      <w:pPr>
        <w:pStyle w:val="Corpodetexto"/>
        <w:ind w:right="1201"/>
        <w:jc w:val="center"/>
        <w:rPr>
          <w:lang w:val="pt-BR"/>
        </w:rPr>
      </w:pPr>
    </w:p>
    <w:p w14:paraId="44F2ACB7" w14:textId="77777777" w:rsidR="00BF3D5D" w:rsidRDefault="00BF3D5D" w:rsidP="00651CE8">
      <w:pPr>
        <w:pStyle w:val="Corpodetexto"/>
        <w:ind w:right="1201"/>
        <w:jc w:val="center"/>
        <w:rPr>
          <w:lang w:val="pt-BR"/>
        </w:rPr>
      </w:pPr>
    </w:p>
    <w:p w14:paraId="7460B3DE" w14:textId="77777777" w:rsidR="00BF3D5D" w:rsidRPr="00BF3D5D" w:rsidRDefault="00BF3D5D" w:rsidP="00BF3D5D">
      <w:pPr>
        <w:pStyle w:val="Corpodetexto"/>
        <w:ind w:right="1201"/>
        <w:jc w:val="center"/>
        <w:rPr>
          <w:b/>
          <w:sz w:val="28"/>
          <w:lang w:val="pt-BR"/>
        </w:rPr>
      </w:pPr>
      <w:r w:rsidRPr="00BF3D5D">
        <w:rPr>
          <w:b/>
          <w:sz w:val="28"/>
          <w:lang w:val="pt-BR"/>
        </w:rPr>
        <w:t>GULA ONLINE</w:t>
      </w:r>
    </w:p>
    <w:p w14:paraId="0D681F74" w14:textId="3CE13274" w:rsidR="00BF3D5D" w:rsidRPr="00BF7000" w:rsidRDefault="00BF3D5D" w:rsidP="00BF3D5D">
      <w:pPr>
        <w:pStyle w:val="Corpodetexto"/>
        <w:ind w:right="1201"/>
        <w:jc w:val="center"/>
        <w:rPr>
          <w:sz w:val="26"/>
          <w:lang w:val="pt-BR"/>
        </w:rPr>
      </w:pPr>
      <w:r w:rsidRPr="00BF3D5D">
        <w:rPr>
          <w:sz w:val="26"/>
          <w:lang w:val="pt-BR"/>
        </w:rPr>
        <w:t>Sistema de Gestão de Alimentos.</w:t>
      </w:r>
    </w:p>
    <w:p w14:paraId="2560EB1E" w14:textId="77777777" w:rsidR="00A0316A" w:rsidRPr="00BF7000" w:rsidRDefault="00A0316A">
      <w:pPr>
        <w:pStyle w:val="Corpodetexto"/>
        <w:rPr>
          <w:sz w:val="26"/>
          <w:lang w:val="pt-BR"/>
        </w:rPr>
      </w:pPr>
    </w:p>
    <w:p w14:paraId="12289520" w14:textId="77777777" w:rsidR="00A0316A" w:rsidRPr="00BF7000" w:rsidRDefault="00A0316A">
      <w:pPr>
        <w:pStyle w:val="Corpodetexto"/>
        <w:rPr>
          <w:sz w:val="26"/>
          <w:lang w:val="pt-BR"/>
        </w:rPr>
      </w:pPr>
    </w:p>
    <w:p w14:paraId="39ED9B15" w14:textId="77777777" w:rsidR="00A0316A" w:rsidRPr="00BF7000" w:rsidRDefault="00A0316A">
      <w:pPr>
        <w:pStyle w:val="Corpodetexto"/>
        <w:rPr>
          <w:sz w:val="26"/>
          <w:lang w:val="pt-BR"/>
        </w:rPr>
      </w:pPr>
    </w:p>
    <w:p w14:paraId="1C99E6AB" w14:textId="77777777" w:rsidR="00925EF9" w:rsidRDefault="00925EF9" w:rsidP="00925EF9">
      <w:pPr>
        <w:pStyle w:val="Corpodetexto"/>
        <w:rPr>
          <w:rFonts w:ascii="Times New Roman"/>
          <w:sz w:val="20"/>
        </w:rPr>
      </w:pPr>
    </w:p>
    <w:p w14:paraId="5732FAC6" w14:textId="1EC789F2" w:rsidR="00925EF9" w:rsidRDefault="00925EF9" w:rsidP="00925EF9">
      <w:pPr>
        <w:spacing w:after="200" w:line="276" w:lineRule="auto"/>
        <w:ind w:left="1440"/>
        <w:rPr>
          <w:rFonts w:ascii="Calibri" w:eastAsia="Calibri" w:hAnsi="Calibri" w:cs="Calibri"/>
        </w:rPr>
      </w:pPr>
      <w:r>
        <w:rPr>
          <w:rFonts w:ascii="Calibri" w:eastAsia="Calibri" w:hAnsi="Calibri" w:cs="Calibri"/>
        </w:rPr>
        <w:t xml:space="preserve">               </w:t>
      </w:r>
    </w:p>
    <w:p w14:paraId="31AE7ED4" w14:textId="77777777" w:rsidR="00BF3D5D" w:rsidRDefault="00925EF9" w:rsidP="00BF3D5D">
      <w:pPr>
        <w:spacing w:after="200" w:line="276" w:lineRule="auto"/>
        <w:ind w:firstLine="0"/>
        <w:jc w:val="center"/>
      </w:pPr>
      <w:r>
        <w:rPr>
          <w:sz w:val="24"/>
        </w:rPr>
        <w:t xml:space="preserve">         </w:t>
      </w:r>
      <w:r w:rsidR="00BF3D5D">
        <w:rPr>
          <w:sz w:val="24"/>
        </w:rPr>
        <w:br/>
      </w:r>
    </w:p>
    <w:p w14:paraId="6EBEAFAC" w14:textId="77777777" w:rsidR="00BF3D5D" w:rsidRDefault="00BF3D5D">
      <w:pPr>
        <w:spacing w:line="240" w:lineRule="auto"/>
        <w:ind w:firstLine="0"/>
        <w:jc w:val="left"/>
      </w:pPr>
      <w:r>
        <w:br w:type="page"/>
      </w:r>
    </w:p>
    <w:p w14:paraId="569F829F" w14:textId="0E4456B2" w:rsidR="00BF3D5D" w:rsidRDefault="00BF3D5D" w:rsidP="00BF3D5D">
      <w:pPr>
        <w:spacing w:after="200" w:line="276" w:lineRule="auto"/>
        <w:ind w:firstLine="0"/>
        <w:jc w:val="center"/>
        <w:rPr>
          <w:sz w:val="24"/>
        </w:rPr>
      </w:pPr>
      <w:r>
        <w:object w:dxaOrig="4089" w:dyaOrig="877" w14:anchorId="29C71C90">
          <v:rect id="_x0000_i1026" style="width:206.25pt;height:43.5pt" o:ole="" o:preferrelative="t" stroked="f">
            <v:imagedata r:id="rId8" o:title=""/>
          </v:rect>
          <o:OLEObject Type="Embed" ProgID="StaticMetafile" ShapeID="_x0000_i1026" DrawAspect="Content" ObjectID="_1683349133" r:id="rId10"/>
        </w:object>
      </w:r>
      <w:r>
        <w:br/>
      </w:r>
      <w:r>
        <w:rPr>
          <w:sz w:val="28"/>
        </w:rPr>
        <w:t>ESCOLA SENAI JAGUARIÚNA</w:t>
      </w:r>
    </w:p>
    <w:p w14:paraId="07925D06" w14:textId="77777777" w:rsidR="009242AB" w:rsidRDefault="009242AB" w:rsidP="009242AB">
      <w:pPr>
        <w:spacing w:after="200" w:line="276" w:lineRule="auto"/>
        <w:ind w:firstLine="0"/>
        <w:rPr>
          <w:sz w:val="24"/>
        </w:rPr>
      </w:pPr>
    </w:p>
    <w:p w14:paraId="545DB797" w14:textId="4C5C92C8" w:rsidR="00925EF9" w:rsidRDefault="00925EF9" w:rsidP="009242AB">
      <w:pPr>
        <w:spacing w:after="200" w:line="276" w:lineRule="auto"/>
        <w:ind w:firstLine="0"/>
        <w:jc w:val="center"/>
        <w:rPr>
          <w:sz w:val="24"/>
        </w:rPr>
      </w:pPr>
      <w:r>
        <w:rPr>
          <w:sz w:val="28"/>
        </w:rPr>
        <w:t>CURSO TÉCNICO EM DESENVOLVIMENTO DE SISTEMAS</w:t>
      </w:r>
    </w:p>
    <w:p w14:paraId="67AAF424" w14:textId="77777777" w:rsidR="00925EF9" w:rsidRDefault="00925EF9" w:rsidP="00925EF9">
      <w:pPr>
        <w:pStyle w:val="Corpodetexto"/>
        <w:ind w:firstLine="0"/>
        <w:rPr>
          <w:rFonts w:ascii="Times New Roman"/>
          <w:sz w:val="20"/>
        </w:rPr>
      </w:pPr>
    </w:p>
    <w:p w14:paraId="2464E731" w14:textId="77777777" w:rsidR="00925EF9" w:rsidRDefault="00925EF9" w:rsidP="00925EF9">
      <w:pPr>
        <w:pStyle w:val="Corpodetexto"/>
        <w:rPr>
          <w:rFonts w:ascii="Times New Roman"/>
          <w:sz w:val="20"/>
        </w:rPr>
      </w:pPr>
    </w:p>
    <w:p w14:paraId="5694CA27" w14:textId="77777777" w:rsidR="00925EF9" w:rsidRDefault="00925EF9" w:rsidP="00925EF9">
      <w:pPr>
        <w:pStyle w:val="Corpodetexto"/>
        <w:ind w:right="1201"/>
        <w:jc w:val="center"/>
        <w:rPr>
          <w:rFonts w:ascii="Times New Roman"/>
          <w:sz w:val="16"/>
        </w:rPr>
      </w:pPr>
    </w:p>
    <w:p w14:paraId="37FE37C0" w14:textId="4821D390" w:rsidR="00A0316A" w:rsidRDefault="00160DA0" w:rsidP="00160DA0">
      <w:pPr>
        <w:pStyle w:val="Corpodetexto"/>
        <w:spacing w:before="161"/>
        <w:ind w:left="2160" w:right="3786" w:firstLine="720"/>
        <w:rPr>
          <w:b/>
          <w:sz w:val="28"/>
        </w:rPr>
      </w:pPr>
      <w:r>
        <w:rPr>
          <w:b/>
          <w:sz w:val="28"/>
        </w:rPr>
        <w:t xml:space="preserve">     </w:t>
      </w:r>
      <w:r w:rsidR="00C25AF6">
        <w:rPr>
          <w:b/>
          <w:sz w:val="28"/>
        </w:rPr>
        <w:t>GULA ONLIN</w:t>
      </w:r>
      <w:r w:rsidR="00521586">
        <w:rPr>
          <w:b/>
          <w:sz w:val="28"/>
        </w:rPr>
        <w:t>E</w:t>
      </w:r>
    </w:p>
    <w:p w14:paraId="10208B1B" w14:textId="2BDBEAD8" w:rsidR="00F563A3" w:rsidRPr="00F563A3" w:rsidRDefault="00F563A3" w:rsidP="00F563A3">
      <w:pPr>
        <w:spacing w:after="200" w:line="276" w:lineRule="auto"/>
        <w:ind w:left="1440" w:firstLine="720"/>
      </w:pPr>
      <w:r>
        <w:rPr>
          <w:sz w:val="24"/>
        </w:rPr>
        <w:t>Sistema sobre Gestão de Alimentos.</w:t>
      </w:r>
    </w:p>
    <w:p w14:paraId="2EAD88E8" w14:textId="77777777" w:rsidR="00A0316A" w:rsidRDefault="00A0316A" w:rsidP="00EE734A">
      <w:pPr>
        <w:pStyle w:val="Corpodetexto"/>
        <w:ind w:firstLine="0"/>
        <w:rPr>
          <w:sz w:val="26"/>
        </w:rPr>
      </w:pPr>
    </w:p>
    <w:p w14:paraId="526A030C" w14:textId="77777777" w:rsidR="00A0316A" w:rsidRPr="00AA7080" w:rsidRDefault="00A0316A">
      <w:pPr>
        <w:pStyle w:val="Corpodetexto"/>
        <w:rPr>
          <w:rFonts w:ascii="Arial Rounded MT Bold" w:hAnsi="Arial Rounded MT Bold"/>
          <w:sz w:val="26"/>
        </w:rPr>
      </w:pPr>
    </w:p>
    <w:p w14:paraId="547248B2" w14:textId="2133D92B" w:rsidR="00A0316A" w:rsidRPr="00BF3D5D" w:rsidRDefault="00160DA0" w:rsidP="009242AB">
      <w:pPr>
        <w:spacing w:after="200" w:line="276" w:lineRule="auto"/>
        <w:ind w:left="4320" w:firstLine="0"/>
        <w:rPr>
          <w:sz w:val="24"/>
        </w:rPr>
      </w:pPr>
      <w:r w:rsidRPr="00BF3D5D">
        <w:rPr>
          <w:sz w:val="24"/>
        </w:rPr>
        <w:t xml:space="preserve">Projeto </w:t>
      </w:r>
      <w:r w:rsidR="009242AB">
        <w:rPr>
          <w:sz w:val="24"/>
        </w:rPr>
        <w:t>entregue a Escola SENAI JAGUARIÚNA como</w:t>
      </w:r>
      <w:r w:rsidRPr="00BF3D5D">
        <w:rPr>
          <w:sz w:val="24"/>
        </w:rPr>
        <w:t xml:space="preserve"> requisito </w:t>
      </w:r>
      <w:r w:rsidR="009242AB">
        <w:rPr>
          <w:sz w:val="24"/>
        </w:rPr>
        <w:t xml:space="preserve">necessário </w:t>
      </w:r>
      <w:r w:rsidRPr="00BF3D5D">
        <w:rPr>
          <w:sz w:val="24"/>
        </w:rPr>
        <w:t xml:space="preserve">para a </w:t>
      </w:r>
      <w:r w:rsidR="009242AB">
        <w:rPr>
          <w:sz w:val="24"/>
        </w:rPr>
        <w:t xml:space="preserve">aprovação no componente Projetos </w:t>
      </w:r>
      <w:r w:rsidRPr="00BF3D5D">
        <w:rPr>
          <w:sz w:val="24"/>
        </w:rPr>
        <w:t>do curso Técnico em desenvolvimento de Sistemas</w:t>
      </w:r>
    </w:p>
    <w:p w14:paraId="54E0D67F" w14:textId="77777777" w:rsidR="00A0316A" w:rsidRDefault="00A0316A">
      <w:pPr>
        <w:rPr>
          <w:sz w:val="24"/>
          <w:szCs w:val="24"/>
        </w:rPr>
      </w:pPr>
    </w:p>
    <w:p w14:paraId="0F316B57" w14:textId="2C230AA6" w:rsidR="009242AB" w:rsidRDefault="009242AB" w:rsidP="009242AB">
      <w:pPr>
        <w:jc w:val="center"/>
        <w:rPr>
          <w:b/>
        </w:rPr>
      </w:pPr>
      <w:r w:rsidRPr="009242AB">
        <w:rPr>
          <w:b/>
        </w:rPr>
        <w:t>Banca Examinadora</w:t>
      </w:r>
    </w:p>
    <w:p w14:paraId="496368AB" w14:textId="77777777" w:rsidR="009242AB" w:rsidRDefault="009242AB" w:rsidP="009242AB">
      <w:pPr>
        <w:jc w:val="center"/>
      </w:pPr>
    </w:p>
    <w:p w14:paraId="0C6A7313" w14:textId="6ACD5D57" w:rsidR="009242AB" w:rsidRPr="009242AB" w:rsidRDefault="009242AB" w:rsidP="009242AB">
      <w:pPr>
        <w:jc w:val="center"/>
      </w:pPr>
      <w:r w:rsidRPr="009242AB">
        <w:t>________________________________________</w:t>
      </w:r>
    </w:p>
    <w:p w14:paraId="75EF9EB3" w14:textId="77777777" w:rsidR="009242AB" w:rsidRDefault="009242AB" w:rsidP="009242AB">
      <w:pPr>
        <w:jc w:val="center"/>
      </w:pPr>
      <w:r>
        <w:t>Prof. Orientador, Reenye Alexandre de Lima.</w:t>
      </w:r>
    </w:p>
    <w:p w14:paraId="4C6E9553" w14:textId="77777777" w:rsidR="009242AB" w:rsidRDefault="009242AB" w:rsidP="009242AB">
      <w:pPr>
        <w:jc w:val="center"/>
      </w:pPr>
    </w:p>
    <w:p w14:paraId="02F7B5DC" w14:textId="77777777" w:rsidR="009242AB" w:rsidRPr="009242AB" w:rsidRDefault="009242AB" w:rsidP="009242AB">
      <w:pPr>
        <w:jc w:val="center"/>
      </w:pPr>
      <w:r w:rsidRPr="009242AB">
        <w:t>________________________________________</w:t>
      </w:r>
    </w:p>
    <w:p w14:paraId="04A83EC7" w14:textId="77777777" w:rsidR="009242AB" w:rsidRDefault="009242AB" w:rsidP="009242AB">
      <w:pPr>
        <w:jc w:val="center"/>
      </w:pPr>
      <w:r>
        <w:t>Prof. Orientador, Rafael Martins Alves.</w:t>
      </w:r>
    </w:p>
    <w:p w14:paraId="5425E27C" w14:textId="77777777" w:rsidR="009242AB" w:rsidRDefault="009242AB" w:rsidP="009242AB">
      <w:pPr>
        <w:jc w:val="center"/>
      </w:pPr>
    </w:p>
    <w:p w14:paraId="036CA8A3" w14:textId="77777777" w:rsidR="009242AB" w:rsidRPr="009242AB" w:rsidRDefault="009242AB" w:rsidP="009242AB">
      <w:pPr>
        <w:jc w:val="center"/>
      </w:pPr>
      <w:r w:rsidRPr="009242AB">
        <w:t>________________________________________</w:t>
      </w:r>
    </w:p>
    <w:p w14:paraId="457D149C" w14:textId="77777777" w:rsidR="009242AB" w:rsidRDefault="009242AB" w:rsidP="009242AB">
      <w:pPr>
        <w:jc w:val="center"/>
      </w:pPr>
      <w:r>
        <w:t>Prof. Orientador, Wellington Fábio de Oliveira Martins.</w:t>
      </w:r>
    </w:p>
    <w:p w14:paraId="1F7E87A1" w14:textId="77777777" w:rsidR="009242AB" w:rsidRDefault="009242AB" w:rsidP="009242AB">
      <w:pPr>
        <w:jc w:val="center"/>
      </w:pPr>
    </w:p>
    <w:p w14:paraId="3A09A7FE" w14:textId="77777777" w:rsidR="009242AB" w:rsidRPr="009242AB" w:rsidRDefault="009242AB" w:rsidP="009242AB">
      <w:pPr>
        <w:jc w:val="center"/>
      </w:pPr>
      <w:r w:rsidRPr="009242AB">
        <w:t>________________________________________</w:t>
      </w:r>
    </w:p>
    <w:p w14:paraId="1101A113" w14:textId="575C5660" w:rsidR="00925EF9" w:rsidRPr="00925EF9" w:rsidRDefault="009242AB" w:rsidP="009242AB">
      <w:pPr>
        <w:jc w:val="center"/>
      </w:pPr>
      <w:r>
        <w:t>Prof. Coordenador, Ricardo Andreata Paraguassu.</w:t>
      </w:r>
    </w:p>
    <w:p w14:paraId="6BD01E5B" w14:textId="77777777" w:rsidR="00925EF9" w:rsidRPr="00925EF9" w:rsidRDefault="00925EF9" w:rsidP="00925EF9"/>
    <w:p w14:paraId="14C8F501" w14:textId="77777777" w:rsidR="00925EF9" w:rsidRPr="00925EF9" w:rsidRDefault="00925EF9" w:rsidP="00925EF9"/>
    <w:p w14:paraId="49DC41B1" w14:textId="77777777" w:rsidR="009242AB" w:rsidRDefault="009242AB">
      <w:pPr>
        <w:spacing w:line="240" w:lineRule="auto"/>
        <w:ind w:firstLine="0"/>
        <w:jc w:val="left"/>
      </w:pPr>
      <w:r>
        <w:br w:type="page"/>
      </w:r>
    </w:p>
    <w:p w14:paraId="7F6EEE6C" w14:textId="21D10C47" w:rsidR="00925EF9" w:rsidRPr="00925EF9" w:rsidRDefault="00925EF9" w:rsidP="009242AB">
      <w:pPr>
        <w:spacing w:line="240" w:lineRule="auto"/>
        <w:ind w:firstLine="0"/>
        <w:jc w:val="center"/>
        <w:rPr>
          <w:b/>
          <w:color w:val="000000"/>
          <w:sz w:val="32"/>
          <w:szCs w:val="32"/>
          <w:lang w:val="pt-BR" w:eastAsia="pt-BR" w:bidi="ar-SA"/>
        </w:rPr>
      </w:pPr>
      <w:r w:rsidRPr="00925EF9">
        <w:rPr>
          <w:b/>
          <w:color w:val="000000"/>
          <w:sz w:val="32"/>
          <w:szCs w:val="32"/>
        </w:rPr>
        <w:lastRenderedPageBreak/>
        <w:t>AGRADECIMENTOS</w:t>
      </w:r>
    </w:p>
    <w:p w14:paraId="5DBD9CE5" w14:textId="77777777" w:rsidR="00925EF9" w:rsidRDefault="00925EF9" w:rsidP="00925EF9">
      <w:pPr>
        <w:tabs>
          <w:tab w:val="left" w:pos="3774"/>
        </w:tabs>
        <w:ind w:firstLine="0"/>
      </w:pPr>
    </w:p>
    <w:p w14:paraId="4E38DA2D" w14:textId="77777777" w:rsidR="00925EF9" w:rsidRDefault="00925EF9" w:rsidP="00D163AB">
      <w:pPr>
        <w:spacing w:before="92"/>
        <w:ind w:right="624" w:firstLine="707"/>
        <w:rPr>
          <w:color w:val="000000"/>
          <w:sz w:val="24"/>
          <w:lang w:val="pt-BR" w:eastAsia="pt-BR" w:bidi="ar-SA"/>
        </w:rPr>
      </w:pPr>
      <w:r>
        <w:rPr>
          <w:color w:val="000000"/>
          <w:sz w:val="24"/>
        </w:rPr>
        <w:t>Nossos agradecimentos a todos os que contribuíram, direta ou indiretamente, para a realização deste trabalho, em especial:</w:t>
      </w:r>
    </w:p>
    <w:p w14:paraId="7616DA25" w14:textId="7FB17086" w:rsidR="00925EF9" w:rsidRDefault="00925EF9" w:rsidP="00D163AB">
      <w:pPr>
        <w:spacing w:before="92"/>
        <w:ind w:right="624" w:firstLine="707"/>
        <w:rPr>
          <w:color w:val="000000"/>
          <w:sz w:val="24"/>
        </w:rPr>
      </w:pPr>
      <w:r>
        <w:rPr>
          <w:color w:val="000000"/>
          <w:sz w:val="24"/>
        </w:rPr>
        <w:t>A</w:t>
      </w:r>
      <w:r w:rsidR="00D163AB">
        <w:rPr>
          <w:color w:val="000000"/>
          <w:sz w:val="24"/>
        </w:rPr>
        <w:t xml:space="preserve"> </w:t>
      </w:r>
      <w:r>
        <w:rPr>
          <w:color w:val="000000"/>
          <w:sz w:val="24"/>
        </w:rPr>
        <w:t>os Professores e também ao Coordenador do curso Técnico em Desenvolvimento de Sistemas, Paraguassu, pela competência e dedicação dispensada no decorrer do curso e também deste trabalho, além da oportunidade de crescimento aos grupos proporcionada, nossos sinceros agradecimentos.</w:t>
      </w:r>
    </w:p>
    <w:p w14:paraId="2FD5D32A" w14:textId="77777777" w:rsidR="00D163AB" w:rsidRDefault="00D163AB" w:rsidP="00D163AB">
      <w:pPr>
        <w:spacing w:before="140"/>
        <w:ind w:right="625" w:firstLine="707"/>
        <w:rPr>
          <w:rFonts w:ascii="Calibri" w:eastAsia="Calibri" w:hAnsi="Calibri" w:cs="Calibri"/>
          <w:color w:val="000000"/>
          <w:sz w:val="24"/>
        </w:rPr>
      </w:pPr>
      <w:r>
        <w:rPr>
          <w:color w:val="000000"/>
          <w:sz w:val="24"/>
        </w:rPr>
        <w:t>E por fim gostaríamos de agradecer a Deus, que durante toda nossa vida tem nós acompanhado e ajudado nos momentos mais difíceis.</w:t>
      </w:r>
    </w:p>
    <w:p w14:paraId="67CC88E1" w14:textId="77777777" w:rsidR="00D163AB" w:rsidRDefault="00D163AB">
      <w:pPr>
        <w:spacing w:line="240" w:lineRule="auto"/>
        <w:ind w:firstLine="0"/>
        <w:jc w:val="left"/>
        <w:rPr>
          <w:b/>
          <w:sz w:val="32"/>
        </w:rPr>
      </w:pPr>
    </w:p>
    <w:p w14:paraId="433A700E" w14:textId="77777777" w:rsidR="009242AB" w:rsidRDefault="009242AB">
      <w:pPr>
        <w:spacing w:line="240" w:lineRule="auto"/>
        <w:ind w:firstLine="0"/>
        <w:jc w:val="left"/>
        <w:rPr>
          <w:b/>
          <w:sz w:val="32"/>
        </w:rPr>
      </w:pPr>
      <w:r>
        <w:rPr>
          <w:b/>
          <w:sz w:val="32"/>
        </w:rPr>
        <w:br w:type="page"/>
      </w:r>
    </w:p>
    <w:p w14:paraId="5C5DF9BB" w14:textId="6BD0C5A0" w:rsidR="00A0316A" w:rsidRDefault="00150B17" w:rsidP="00EE734A">
      <w:pPr>
        <w:spacing w:before="98"/>
        <w:ind w:left="2410" w:right="3787" w:firstLine="284"/>
        <w:jc w:val="center"/>
        <w:rPr>
          <w:b/>
          <w:sz w:val="32"/>
        </w:rPr>
      </w:pPr>
      <w:r>
        <w:rPr>
          <w:b/>
          <w:sz w:val="32"/>
        </w:rPr>
        <w:lastRenderedPageBreak/>
        <w:t>RESUMO</w:t>
      </w:r>
    </w:p>
    <w:p w14:paraId="5B643106" w14:textId="672BF453" w:rsidR="00F563A3" w:rsidRDefault="00F563A3" w:rsidP="006F3ECF">
      <w:pPr>
        <w:rPr>
          <w:sz w:val="24"/>
        </w:rPr>
      </w:pPr>
      <w:r>
        <w:rPr>
          <w:sz w:val="24"/>
        </w:rPr>
        <w:t>O projeto Gula Online é</w:t>
      </w:r>
      <w:r>
        <w:t xml:space="preserve"> um </w:t>
      </w:r>
      <w:r>
        <w:rPr>
          <w:sz w:val="24"/>
        </w:rPr>
        <w:t>sistema gerenciado diretamente para os trabalhadores autônomos comercializarem seus produtos alimentícios (doces, salgados, marmitex e entre outros), que tenha o seu trabalho de divulgação e vendas de forma remota de modo rápido e fácil. Com isso</w:t>
      </w:r>
      <w:r>
        <w:rPr>
          <w:sz w:val="28"/>
        </w:rPr>
        <w:t xml:space="preserve"> </w:t>
      </w:r>
      <w:r>
        <w:rPr>
          <w:sz w:val="24"/>
        </w:rPr>
        <w:t xml:space="preserve">irá aumentar o número de vendas e o lucro do pequeno emprendedor, dando á opção para o cliente comprar os produtos sem sair de casa, direto </w:t>
      </w:r>
      <w:r w:rsidR="009242AB">
        <w:rPr>
          <w:sz w:val="24"/>
        </w:rPr>
        <w:t>do</w:t>
      </w:r>
      <w:r>
        <w:rPr>
          <w:sz w:val="24"/>
        </w:rPr>
        <w:t xml:space="preserve"> seu Android, IOS,  Tablet,  Notebook ou Computador.</w:t>
      </w:r>
    </w:p>
    <w:p w14:paraId="4D876771" w14:textId="77777777" w:rsidR="009242AB" w:rsidRDefault="009242AB" w:rsidP="009242AB">
      <w:pPr>
        <w:ind w:left="-970"/>
        <w:rPr>
          <w:sz w:val="24"/>
        </w:rPr>
      </w:pPr>
    </w:p>
    <w:p w14:paraId="1E7AC745" w14:textId="77777777" w:rsidR="009242AB" w:rsidRDefault="009242AB" w:rsidP="009242AB">
      <w:pPr>
        <w:pStyle w:val="Corpodetexto"/>
        <w:spacing w:before="1"/>
        <w:ind w:right="807" w:firstLine="707"/>
        <w:rPr>
          <w:b/>
        </w:rPr>
      </w:pPr>
      <w:r w:rsidRPr="009242AB">
        <w:rPr>
          <w:b/>
        </w:rPr>
        <w:t>Palavras chave</w:t>
      </w:r>
      <w:r>
        <w:rPr>
          <w:b/>
        </w:rPr>
        <w:t xml:space="preserve">: </w:t>
      </w:r>
    </w:p>
    <w:p w14:paraId="6C8F4D2C" w14:textId="77777777" w:rsidR="009242AB" w:rsidRDefault="009242AB" w:rsidP="009242AB">
      <w:pPr>
        <w:pStyle w:val="Corpodetexto"/>
        <w:spacing w:before="1"/>
        <w:ind w:right="807" w:firstLine="707"/>
        <w:rPr>
          <w:b/>
        </w:rPr>
      </w:pPr>
    </w:p>
    <w:p w14:paraId="47D654CA" w14:textId="77777777" w:rsidR="006F3ECF" w:rsidRPr="009242AB" w:rsidRDefault="006F3ECF" w:rsidP="006F3ECF">
      <w:pPr>
        <w:rPr>
          <w:color w:val="FF0000"/>
          <w:sz w:val="24"/>
        </w:rPr>
      </w:pPr>
      <w:r w:rsidRPr="009242AB">
        <w:rPr>
          <w:color w:val="FF0000"/>
          <w:sz w:val="24"/>
        </w:rPr>
        <w:t>Reescrever ao final do projeto</w:t>
      </w:r>
    </w:p>
    <w:p w14:paraId="51A67838" w14:textId="77777777" w:rsidR="009242AB" w:rsidRDefault="009242AB">
      <w:pPr>
        <w:spacing w:line="240" w:lineRule="auto"/>
        <w:ind w:firstLine="0"/>
        <w:jc w:val="left"/>
        <w:rPr>
          <w:b/>
          <w:sz w:val="24"/>
          <w:szCs w:val="24"/>
        </w:rPr>
      </w:pPr>
      <w:r>
        <w:rPr>
          <w:b/>
        </w:rPr>
        <w:br w:type="page"/>
      </w:r>
    </w:p>
    <w:p w14:paraId="40E6EA92" w14:textId="50907A08" w:rsidR="00AA7080" w:rsidRPr="009242AB" w:rsidRDefault="007712BF" w:rsidP="009242AB">
      <w:pPr>
        <w:pStyle w:val="Corpodetexto"/>
        <w:spacing w:before="1"/>
        <w:ind w:right="807" w:firstLine="707"/>
        <w:jc w:val="center"/>
      </w:pPr>
      <w:r>
        <w:rPr>
          <w:b/>
          <w:sz w:val="32"/>
          <w:lang w:val="pt"/>
        </w:rPr>
        <w:lastRenderedPageBreak/>
        <w:t>ABSTRACT</w:t>
      </w:r>
    </w:p>
    <w:p w14:paraId="75C1AAE4" w14:textId="77777777" w:rsidR="00AA7080" w:rsidRPr="009918E4" w:rsidRDefault="00AA7080" w:rsidP="006F3ECF">
      <w:pPr>
        <w:spacing w:before="98"/>
        <w:ind w:left="2410" w:right="3787" w:firstLine="284"/>
        <w:jc w:val="center"/>
        <w:rPr>
          <w:b/>
          <w:sz w:val="32"/>
          <w:lang w:val="en-US"/>
        </w:rPr>
      </w:pPr>
    </w:p>
    <w:p w14:paraId="2445363F" w14:textId="77777777" w:rsidR="00F563A3" w:rsidRDefault="00F563A3" w:rsidP="00F563A3">
      <w:pPr>
        <w:spacing w:after="200" w:line="276" w:lineRule="auto"/>
        <w:rPr>
          <w:sz w:val="24"/>
        </w:rPr>
      </w:pPr>
      <w:r>
        <w:rPr>
          <w:sz w:val="24"/>
        </w:rPr>
        <w:t>The final project Gula Online is a system managed directly for self-employed workers to sell their food products (sweets, snacks, marmitex and others), which has its work of dissemination and sales remotely quickly and easily. This will increase the number of sales and the profit of the small entrepreneur, giving the option for the customer to buy the products without leaving home, directly through his Android, IOS, Tablet, Notebook or Computer.</w:t>
      </w:r>
    </w:p>
    <w:p w14:paraId="0E3EDEC3" w14:textId="77777777" w:rsidR="00F563A3" w:rsidRDefault="00F563A3" w:rsidP="00F563A3">
      <w:pPr>
        <w:spacing w:after="200" w:line="276" w:lineRule="auto"/>
        <w:rPr>
          <w:b/>
          <w:sz w:val="28"/>
        </w:rPr>
      </w:pPr>
    </w:p>
    <w:p w14:paraId="0AECBB28" w14:textId="2A39ED9A" w:rsidR="00F563A3" w:rsidRPr="00925EF9" w:rsidRDefault="00F563A3" w:rsidP="009242AB">
      <w:pPr>
        <w:pStyle w:val="Corpodetexto"/>
        <w:spacing w:before="1"/>
        <w:ind w:right="807"/>
      </w:pPr>
      <w:r>
        <w:rPr>
          <w:b/>
        </w:rPr>
        <w:t>keywords:</w:t>
      </w:r>
      <w:r>
        <w:rPr>
          <w:b/>
          <w:sz w:val="22"/>
        </w:rPr>
        <w:t xml:space="preserve"> </w:t>
      </w:r>
      <w:r>
        <w:t>advertising, food products, autonomous</w:t>
      </w:r>
    </w:p>
    <w:p w14:paraId="2E74E117" w14:textId="77777777" w:rsidR="006F3ECF" w:rsidRDefault="006F3ECF" w:rsidP="006F3ECF">
      <w:pPr>
        <w:rPr>
          <w:color w:val="FF0000"/>
          <w:sz w:val="24"/>
        </w:rPr>
      </w:pPr>
    </w:p>
    <w:p w14:paraId="047F9B49" w14:textId="77777777" w:rsidR="006F3ECF" w:rsidRPr="009242AB" w:rsidRDefault="006F3ECF" w:rsidP="006F3ECF">
      <w:pPr>
        <w:rPr>
          <w:color w:val="FF0000"/>
          <w:sz w:val="24"/>
        </w:rPr>
      </w:pPr>
      <w:r w:rsidRPr="009242AB">
        <w:rPr>
          <w:color w:val="FF0000"/>
          <w:sz w:val="24"/>
        </w:rPr>
        <w:t>Reescrever ao final do projeto</w:t>
      </w:r>
    </w:p>
    <w:p w14:paraId="17680D6F" w14:textId="0DD81DA4" w:rsidR="00F563A3" w:rsidRDefault="00F563A3" w:rsidP="00925EF9">
      <w:pPr>
        <w:pStyle w:val="Corpodetexto"/>
        <w:spacing w:before="1"/>
        <w:ind w:right="807"/>
        <w:rPr>
          <w:lang w:val="en-US"/>
        </w:rPr>
      </w:pPr>
    </w:p>
    <w:p w14:paraId="7147FC63" w14:textId="77777777" w:rsidR="007712BF" w:rsidRDefault="007712BF">
      <w:pPr>
        <w:spacing w:line="240" w:lineRule="auto"/>
        <w:ind w:firstLine="0"/>
        <w:jc w:val="left"/>
        <w:rPr>
          <w:b/>
          <w:sz w:val="32"/>
          <w:szCs w:val="32"/>
        </w:rPr>
      </w:pPr>
      <w:r>
        <w:rPr>
          <w:b/>
          <w:sz w:val="32"/>
          <w:szCs w:val="32"/>
        </w:rPr>
        <w:br w:type="page"/>
      </w:r>
    </w:p>
    <w:p w14:paraId="4C50F780" w14:textId="3F09AD3E" w:rsidR="00925EF9" w:rsidRPr="00925EF9" w:rsidRDefault="00925EF9" w:rsidP="00925EF9">
      <w:pPr>
        <w:ind w:left="-567"/>
        <w:jc w:val="center"/>
        <w:rPr>
          <w:b/>
          <w:sz w:val="32"/>
          <w:szCs w:val="32"/>
          <w:lang w:val="pt-BR" w:eastAsia="pt-BR" w:bidi="ar-SA"/>
        </w:rPr>
      </w:pPr>
      <w:r w:rsidRPr="00925EF9">
        <w:rPr>
          <w:b/>
          <w:sz w:val="32"/>
          <w:szCs w:val="32"/>
        </w:rPr>
        <w:lastRenderedPageBreak/>
        <w:t>LISTA DE ABREVIATURAS E SIGLAS</w:t>
      </w:r>
    </w:p>
    <w:p w14:paraId="5933D492" w14:textId="77777777" w:rsidR="00925EF9" w:rsidRDefault="00925EF9" w:rsidP="00925EF9">
      <w:pPr>
        <w:rPr>
          <w:rFonts w:ascii="Calibri" w:eastAsia="Calibri" w:hAnsi="Calibri" w:cs="Calibri"/>
        </w:rPr>
      </w:pPr>
    </w:p>
    <w:p w14:paraId="346ED489"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rPr>
      </w:pPr>
      <w:r>
        <w:rPr>
          <w:b/>
          <w:color w:val="000000"/>
          <w:sz w:val="24"/>
        </w:rPr>
        <w:t>MySQL</w:t>
      </w:r>
      <w:r>
        <w:rPr>
          <w:color w:val="000000"/>
          <w:sz w:val="24"/>
        </w:rPr>
        <w:t xml:space="preserve">- </w:t>
      </w:r>
      <w:r>
        <w:rPr>
          <w:i/>
          <w:color w:val="000000"/>
          <w:sz w:val="24"/>
        </w:rPr>
        <w:t>Structure Query Language (Linguagem de Consulta Estruturada)</w:t>
      </w:r>
    </w:p>
    <w:p w14:paraId="1ADC4A0A"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rPr>
      </w:pPr>
      <w:r>
        <w:rPr>
          <w:b/>
          <w:color w:val="000000"/>
          <w:sz w:val="24"/>
        </w:rPr>
        <w:t>PEV</w:t>
      </w:r>
      <w:r>
        <w:rPr>
          <w:color w:val="000000"/>
          <w:sz w:val="24"/>
        </w:rPr>
        <w:t xml:space="preserve">- </w:t>
      </w:r>
      <w:r>
        <w:rPr>
          <w:i/>
          <w:color w:val="000000"/>
          <w:sz w:val="24"/>
        </w:rPr>
        <w:t>Posto de Entrega Voluntária</w:t>
      </w:r>
      <w:r>
        <w:rPr>
          <w:color w:val="000000"/>
          <w:sz w:val="24"/>
        </w:rPr>
        <w:t xml:space="preserve"> </w:t>
      </w:r>
    </w:p>
    <w:p w14:paraId="101112F0"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rPr>
      </w:pPr>
      <w:r>
        <w:rPr>
          <w:b/>
          <w:color w:val="000000"/>
          <w:sz w:val="24"/>
        </w:rPr>
        <w:t>API</w:t>
      </w:r>
      <w:r>
        <w:rPr>
          <w:color w:val="000000"/>
          <w:sz w:val="24"/>
        </w:rPr>
        <w:t xml:space="preserve"> – </w:t>
      </w:r>
      <w:r>
        <w:rPr>
          <w:i/>
          <w:color w:val="000000"/>
          <w:sz w:val="24"/>
        </w:rPr>
        <w:t xml:space="preserve">Interface de Programação de Aplicação </w:t>
      </w:r>
      <w:r>
        <w:rPr>
          <w:rFonts w:ascii="Calibri" w:eastAsia="Calibri" w:hAnsi="Calibri" w:cs="Calibri"/>
          <w:i/>
          <w:sz w:val="24"/>
        </w:rPr>
        <w:t>(Application Programming Interface)</w:t>
      </w:r>
    </w:p>
    <w:p w14:paraId="7A104897"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rPr>
      </w:pPr>
      <w:r>
        <w:rPr>
          <w:b/>
          <w:color w:val="000000"/>
          <w:sz w:val="24"/>
        </w:rPr>
        <w:t>CRUD</w:t>
      </w:r>
      <w:r>
        <w:rPr>
          <w:color w:val="000000"/>
          <w:sz w:val="24"/>
        </w:rPr>
        <w:t xml:space="preserve"> – </w:t>
      </w:r>
      <w:r>
        <w:rPr>
          <w:i/>
          <w:shd w:val="clear" w:color="auto" w:fill="FFFFFF"/>
        </w:rPr>
        <w:t xml:space="preserve">Create (Criação), Read (Consulta), Update (Atualização) </w:t>
      </w:r>
      <w:r>
        <w:rPr>
          <w:i/>
          <w:shd w:val="clear" w:color="auto" w:fill="FFFFFF"/>
        </w:rPr>
        <w:tab/>
        <w:t xml:space="preserve"> Delete (Destruição)</w:t>
      </w:r>
    </w:p>
    <w:p w14:paraId="5DBDCD07" w14:textId="77777777" w:rsidR="00925EF9" w:rsidRDefault="00925EF9" w:rsidP="00925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Pr>
          <w:b/>
          <w:color w:val="000000"/>
          <w:sz w:val="24"/>
        </w:rPr>
        <w:t>JSON</w:t>
      </w:r>
      <w:r>
        <w:rPr>
          <w:color w:val="000000"/>
          <w:sz w:val="24"/>
        </w:rPr>
        <w:t xml:space="preserve"> - </w:t>
      </w:r>
      <w:r>
        <w:rPr>
          <w:i/>
          <w:shd w:val="clear" w:color="auto" w:fill="FFFFFF"/>
        </w:rPr>
        <w:t>JavaScript Object Notation</w:t>
      </w:r>
    </w:p>
    <w:p w14:paraId="556F6F44" w14:textId="77777777" w:rsidR="00925EF9" w:rsidRDefault="00925EF9" w:rsidP="00925EF9">
      <w:pPr>
        <w:rPr>
          <w:i/>
          <w:sz w:val="24"/>
        </w:rPr>
      </w:pPr>
      <w:r>
        <w:rPr>
          <w:b/>
          <w:sz w:val="24"/>
        </w:rPr>
        <w:t>HTTP</w:t>
      </w:r>
      <w:r>
        <w:rPr>
          <w:sz w:val="24"/>
        </w:rPr>
        <w:t xml:space="preserve"> -</w:t>
      </w:r>
      <w:r>
        <w:rPr>
          <w:color w:val="222222"/>
          <w:sz w:val="24"/>
          <w:shd w:val="clear" w:color="auto" w:fill="FFFFFF"/>
        </w:rPr>
        <w:t xml:space="preserve"> </w:t>
      </w:r>
      <w:r>
        <w:rPr>
          <w:i/>
          <w:shd w:val="clear" w:color="auto" w:fill="FFFFFF"/>
        </w:rPr>
        <w:t>HyperText Transfer Protocol (Protocolo de Transferência de Hipertexto)</w:t>
      </w:r>
    </w:p>
    <w:p w14:paraId="2F0C68DC" w14:textId="77777777" w:rsidR="00925EF9" w:rsidRDefault="00925EF9" w:rsidP="00925EF9">
      <w:pPr>
        <w:rPr>
          <w:sz w:val="24"/>
        </w:rPr>
      </w:pPr>
      <w:r>
        <w:rPr>
          <w:b/>
          <w:sz w:val="24"/>
        </w:rPr>
        <w:t>GET</w:t>
      </w:r>
      <w:r>
        <w:rPr>
          <w:sz w:val="24"/>
        </w:rPr>
        <w:t xml:space="preserve"> - </w:t>
      </w:r>
      <w:r>
        <w:rPr>
          <w:i/>
          <w:sz w:val="24"/>
        </w:rPr>
        <w:t>Obter</w:t>
      </w:r>
    </w:p>
    <w:p w14:paraId="3679D858" w14:textId="4EF37045" w:rsidR="007712BF" w:rsidRPr="00C5687D" w:rsidRDefault="00925EF9" w:rsidP="00C5687D">
      <w:pPr>
        <w:spacing w:after="200" w:line="276" w:lineRule="auto"/>
        <w:rPr>
          <w:sz w:val="28"/>
        </w:rPr>
      </w:pPr>
      <w:r>
        <w:rPr>
          <w:b/>
          <w:sz w:val="24"/>
        </w:rPr>
        <w:t>POST</w:t>
      </w:r>
      <w:r w:rsidR="00FA5736">
        <w:rPr>
          <w:b/>
          <w:sz w:val="24"/>
        </w:rPr>
        <w:t xml:space="preserve"> </w:t>
      </w:r>
      <w:r w:rsidR="00FA5736">
        <w:rPr>
          <w:sz w:val="24"/>
        </w:rPr>
        <w:t>–</w:t>
      </w:r>
      <w:r w:rsidR="00FA5736" w:rsidRPr="00FA5736">
        <w:rPr>
          <w:sz w:val="24"/>
        </w:rPr>
        <w:t xml:space="preserve"> </w:t>
      </w:r>
      <w:r w:rsidR="00FA5736" w:rsidRPr="00FA5736">
        <w:rPr>
          <w:i/>
          <w:shd w:val="clear" w:color="auto" w:fill="FFFFFF"/>
        </w:rPr>
        <w:t>Enviar, submeter</w:t>
      </w:r>
      <w:r w:rsidR="007712BF">
        <w:rPr>
          <w:lang w:val="en-US"/>
        </w:rPr>
        <w:br w:type="page"/>
      </w:r>
    </w:p>
    <w:sdt>
      <w:sdtPr>
        <w:rPr>
          <w:rFonts w:ascii="Arial" w:eastAsia="Arial" w:hAnsi="Arial" w:cs="Arial"/>
          <w:color w:val="auto"/>
          <w:sz w:val="22"/>
          <w:szCs w:val="22"/>
          <w:lang w:val="pt-PT" w:eastAsia="pt-PT" w:bidi="pt-PT"/>
        </w:rPr>
        <w:id w:val="396563810"/>
        <w:docPartObj>
          <w:docPartGallery w:val="Table of Contents"/>
          <w:docPartUnique/>
        </w:docPartObj>
      </w:sdtPr>
      <w:sdtEndPr>
        <w:rPr>
          <w:b/>
          <w:bCs/>
        </w:rPr>
      </w:sdtEndPr>
      <w:sdtContent>
        <w:p w14:paraId="18B061A1" w14:textId="08A061BA" w:rsidR="00C3242C" w:rsidRDefault="00C3242C">
          <w:pPr>
            <w:pStyle w:val="CabealhodoSumrio"/>
          </w:pPr>
          <w:r>
            <w:t>Sumário</w:t>
          </w:r>
        </w:p>
        <w:p w14:paraId="24136FF7" w14:textId="3FFD5448" w:rsidR="00C3242C" w:rsidRDefault="00C3242C">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r>
            <w:fldChar w:fldCharType="begin"/>
          </w:r>
          <w:r>
            <w:instrText xml:space="preserve"> TOC \o "1-3" \h \z \u </w:instrText>
          </w:r>
          <w:r>
            <w:fldChar w:fldCharType="separate"/>
          </w:r>
          <w:hyperlink w:anchor="_Toc72161682" w:history="1">
            <w:r w:rsidRPr="00295AC2">
              <w:rPr>
                <w:rStyle w:val="Hyperlink"/>
                <w:noProof/>
              </w:rPr>
              <w:t>1.</w:t>
            </w:r>
            <w:r>
              <w:rPr>
                <w:rFonts w:asciiTheme="minorHAnsi" w:eastAsiaTheme="minorEastAsia" w:hAnsiTheme="minorHAnsi" w:cstheme="minorBidi"/>
                <w:noProof/>
                <w:sz w:val="22"/>
                <w:szCs w:val="22"/>
                <w:lang w:val="pt-BR" w:eastAsia="pt-BR" w:bidi="ar-SA"/>
              </w:rPr>
              <w:tab/>
            </w:r>
            <w:r w:rsidRPr="00295AC2">
              <w:rPr>
                <w:rStyle w:val="Hyperlink"/>
                <w:noProof/>
              </w:rPr>
              <w:t>INTRODUÇÃO</w:t>
            </w:r>
            <w:r>
              <w:rPr>
                <w:noProof/>
                <w:webHidden/>
              </w:rPr>
              <w:tab/>
            </w:r>
            <w:r>
              <w:rPr>
                <w:noProof/>
                <w:webHidden/>
              </w:rPr>
              <w:fldChar w:fldCharType="begin"/>
            </w:r>
            <w:r>
              <w:rPr>
                <w:noProof/>
                <w:webHidden/>
              </w:rPr>
              <w:instrText xml:space="preserve"> PAGEREF _Toc72161682 \h </w:instrText>
            </w:r>
            <w:r>
              <w:rPr>
                <w:noProof/>
                <w:webHidden/>
              </w:rPr>
            </w:r>
            <w:r>
              <w:rPr>
                <w:noProof/>
                <w:webHidden/>
              </w:rPr>
              <w:fldChar w:fldCharType="separate"/>
            </w:r>
            <w:r>
              <w:rPr>
                <w:noProof/>
                <w:webHidden/>
              </w:rPr>
              <w:t>9</w:t>
            </w:r>
            <w:r>
              <w:rPr>
                <w:noProof/>
                <w:webHidden/>
              </w:rPr>
              <w:fldChar w:fldCharType="end"/>
            </w:r>
          </w:hyperlink>
        </w:p>
        <w:p w14:paraId="18BB0FD4" w14:textId="285B2E8F"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83" w:history="1">
            <w:r w:rsidR="00C3242C" w:rsidRPr="00295AC2">
              <w:rPr>
                <w:rStyle w:val="Hyperlink"/>
                <w:noProof/>
              </w:rPr>
              <w:t>2.</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OBJETIVOS</w:t>
            </w:r>
            <w:r w:rsidR="00C3242C">
              <w:rPr>
                <w:noProof/>
                <w:webHidden/>
              </w:rPr>
              <w:tab/>
            </w:r>
            <w:r w:rsidR="00C3242C">
              <w:rPr>
                <w:noProof/>
                <w:webHidden/>
              </w:rPr>
              <w:fldChar w:fldCharType="begin"/>
            </w:r>
            <w:r w:rsidR="00C3242C">
              <w:rPr>
                <w:noProof/>
                <w:webHidden/>
              </w:rPr>
              <w:instrText xml:space="preserve"> PAGEREF _Toc72161683 \h </w:instrText>
            </w:r>
            <w:r w:rsidR="00C3242C">
              <w:rPr>
                <w:noProof/>
                <w:webHidden/>
              </w:rPr>
            </w:r>
            <w:r w:rsidR="00C3242C">
              <w:rPr>
                <w:noProof/>
                <w:webHidden/>
              </w:rPr>
              <w:fldChar w:fldCharType="separate"/>
            </w:r>
            <w:r w:rsidR="00C3242C">
              <w:rPr>
                <w:noProof/>
                <w:webHidden/>
              </w:rPr>
              <w:t>10</w:t>
            </w:r>
            <w:r w:rsidR="00C3242C">
              <w:rPr>
                <w:noProof/>
                <w:webHidden/>
              </w:rPr>
              <w:fldChar w:fldCharType="end"/>
            </w:r>
          </w:hyperlink>
        </w:p>
        <w:p w14:paraId="5B5AFB3A" w14:textId="3C9C6CE1"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84" w:history="1">
            <w:r w:rsidR="00C3242C" w:rsidRPr="00295AC2">
              <w:rPr>
                <w:rStyle w:val="Hyperlink"/>
                <w:noProof/>
              </w:rPr>
              <w:t>3.</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JUSTIFICATIVA</w:t>
            </w:r>
            <w:r w:rsidR="00C3242C">
              <w:rPr>
                <w:noProof/>
                <w:webHidden/>
              </w:rPr>
              <w:tab/>
            </w:r>
            <w:r w:rsidR="00C3242C">
              <w:rPr>
                <w:noProof/>
                <w:webHidden/>
              </w:rPr>
              <w:fldChar w:fldCharType="begin"/>
            </w:r>
            <w:r w:rsidR="00C3242C">
              <w:rPr>
                <w:noProof/>
                <w:webHidden/>
              </w:rPr>
              <w:instrText xml:space="preserve"> PAGEREF _Toc72161684 \h </w:instrText>
            </w:r>
            <w:r w:rsidR="00C3242C">
              <w:rPr>
                <w:noProof/>
                <w:webHidden/>
              </w:rPr>
            </w:r>
            <w:r w:rsidR="00C3242C">
              <w:rPr>
                <w:noProof/>
                <w:webHidden/>
              </w:rPr>
              <w:fldChar w:fldCharType="separate"/>
            </w:r>
            <w:r w:rsidR="00C3242C">
              <w:rPr>
                <w:noProof/>
                <w:webHidden/>
              </w:rPr>
              <w:t>10</w:t>
            </w:r>
            <w:r w:rsidR="00C3242C">
              <w:rPr>
                <w:noProof/>
                <w:webHidden/>
              </w:rPr>
              <w:fldChar w:fldCharType="end"/>
            </w:r>
          </w:hyperlink>
        </w:p>
        <w:p w14:paraId="4C64B749" w14:textId="0DE27F80"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85" w:history="1">
            <w:r w:rsidR="00C3242C" w:rsidRPr="00295AC2">
              <w:rPr>
                <w:rStyle w:val="Hyperlink"/>
                <w:noProof/>
              </w:rPr>
              <w:t>4.</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SWOT MATRIZ</w:t>
            </w:r>
            <w:r w:rsidR="00C3242C">
              <w:rPr>
                <w:noProof/>
                <w:webHidden/>
              </w:rPr>
              <w:tab/>
            </w:r>
            <w:r w:rsidR="00C3242C">
              <w:rPr>
                <w:noProof/>
                <w:webHidden/>
              </w:rPr>
              <w:fldChar w:fldCharType="begin"/>
            </w:r>
            <w:r w:rsidR="00C3242C">
              <w:rPr>
                <w:noProof/>
                <w:webHidden/>
              </w:rPr>
              <w:instrText xml:space="preserve"> PAGEREF _Toc72161685 \h </w:instrText>
            </w:r>
            <w:r w:rsidR="00C3242C">
              <w:rPr>
                <w:noProof/>
                <w:webHidden/>
              </w:rPr>
            </w:r>
            <w:r w:rsidR="00C3242C">
              <w:rPr>
                <w:noProof/>
                <w:webHidden/>
              </w:rPr>
              <w:fldChar w:fldCharType="separate"/>
            </w:r>
            <w:r w:rsidR="00C3242C">
              <w:rPr>
                <w:noProof/>
                <w:webHidden/>
              </w:rPr>
              <w:t>10</w:t>
            </w:r>
            <w:r w:rsidR="00C3242C">
              <w:rPr>
                <w:noProof/>
                <w:webHidden/>
              </w:rPr>
              <w:fldChar w:fldCharType="end"/>
            </w:r>
          </w:hyperlink>
        </w:p>
        <w:p w14:paraId="4ED855D8" w14:textId="14A832DC" w:rsidR="00C3242C" w:rsidRDefault="001A02A6">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61686" w:history="1">
            <w:r w:rsidR="00C3242C" w:rsidRPr="00295AC2">
              <w:rPr>
                <w:rStyle w:val="Hyperlink"/>
                <w:noProof/>
              </w:rPr>
              <w:t xml:space="preserve">4.1 </w:t>
            </w:r>
            <w:r w:rsidR="00C3242C" w:rsidRPr="00295AC2">
              <w:rPr>
                <w:rStyle w:val="Hyperlink"/>
                <w:rFonts w:eastAsia="Calibri"/>
                <w:noProof/>
              </w:rPr>
              <w:t>Matriz Swot Delivoro</w:t>
            </w:r>
            <w:r w:rsidR="00C3242C">
              <w:rPr>
                <w:noProof/>
                <w:webHidden/>
              </w:rPr>
              <w:tab/>
            </w:r>
            <w:r w:rsidR="00C3242C">
              <w:rPr>
                <w:noProof/>
                <w:webHidden/>
              </w:rPr>
              <w:fldChar w:fldCharType="begin"/>
            </w:r>
            <w:r w:rsidR="00C3242C">
              <w:rPr>
                <w:noProof/>
                <w:webHidden/>
              </w:rPr>
              <w:instrText xml:space="preserve"> PAGEREF _Toc72161686 \h </w:instrText>
            </w:r>
            <w:r w:rsidR="00C3242C">
              <w:rPr>
                <w:noProof/>
                <w:webHidden/>
              </w:rPr>
            </w:r>
            <w:r w:rsidR="00C3242C">
              <w:rPr>
                <w:noProof/>
                <w:webHidden/>
              </w:rPr>
              <w:fldChar w:fldCharType="separate"/>
            </w:r>
            <w:r w:rsidR="00C3242C">
              <w:rPr>
                <w:noProof/>
                <w:webHidden/>
              </w:rPr>
              <w:t>10</w:t>
            </w:r>
            <w:r w:rsidR="00C3242C">
              <w:rPr>
                <w:noProof/>
                <w:webHidden/>
              </w:rPr>
              <w:fldChar w:fldCharType="end"/>
            </w:r>
          </w:hyperlink>
        </w:p>
        <w:p w14:paraId="5C620FA4" w14:textId="4EB2308D" w:rsidR="00C3242C" w:rsidRDefault="001A02A6">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61687" w:history="1">
            <w:r w:rsidR="00C3242C" w:rsidRPr="00295AC2">
              <w:rPr>
                <w:rStyle w:val="Hyperlink"/>
                <w:noProof/>
              </w:rPr>
              <w:t xml:space="preserve">4.2 </w:t>
            </w:r>
            <w:r w:rsidR="00C3242C" w:rsidRPr="00295AC2">
              <w:rPr>
                <w:rStyle w:val="Hyperlink"/>
                <w:rFonts w:eastAsia="Calibri"/>
                <w:noProof/>
              </w:rPr>
              <w:t>Matriz Swot IFOOD</w:t>
            </w:r>
            <w:r w:rsidR="00C3242C">
              <w:rPr>
                <w:noProof/>
                <w:webHidden/>
              </w:rPr>
              <w:tab/>
            </w:r>
            <w:r w:rsidR="00C3242C">
              <w:rPr>
                <w:noProof/>
                <w:webHidden/>
              </w:rPr>
              <w:fldChar w:fldCharType="begin"/>
            </w:r>
            <w:r w:rsidR="00C3242C">
              <w:rPr>
                <w:noProof/>
                <w:webHidden/>
              </w:rPr>
              <w:instrText xml:space="preserve"> PAGEREF _Toc72161687 \h </w:instrText>
            </w:r>
            <w:r w:rsidR="00C3242C">
              <w:rPr>
                <w:noProof/>
                <w:webHidden/>
              </w:rPr>
            </w:r>
            <w:r w:rsidR="00C3242C">
              <w:rPr>
                <w:noProof/>
                <w:webHidden/>
              </w:rPr>
              <w:fldChar w:fldCharType="separate"/>
            </w:r>
            <w:r w:rsidR="00C3242C">
              <w:rPr>
                <w:noProof/>
                <w:webHidden/>
              </w:rPr>
              <w:t>12</w:t>
            </w:r>
            <w:r w:rsidR="00C3242C">
              <w:rPr>
                <w:noProof/>
                <w:webHidden/>
              </w:rPr>
              <w:fldChar w:fldCharType="end"/>
            </w:r>
          </w:hyperlink>
        </w:p>
        <w:p w14:paraId="38FEEE0E" w14:textId="6F17AE19" w:rsidR="00C3242C" w:rsidRDefault="001A02A6">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61688" w:history="1">
            <w:r w:rsidR="00C3242C" w:rsidRPr="00295AC2">
              <w:rPr>
                <w:rStyle w:val="Hyperlink"/>
                <w:noProof/>
              </w:rPr>
              <w:t xml:space="preserve">4.3 </w:t>
            </w:r>
            <w:r w:rsidR="00C3242C" w:rsidRPr="00295AC2">
              <w:rPr>
                <w:rStyle w:val="Hyperlink"/>
                <w:rFonts w:eastAsia="Calibri"/>
                <w:noProof/>
              </w:rPr>
              <w:t>Matriz Swot Habib's</w:t>
            </w:r>
            <w:r w:rsidR="00C3242C">
              <w:rPr>
                <w:noProof/>
                <w:webHidden/>
              </w:rPr>
              <w:tab/>
            </w:r>
            <w:r w:rsidR="00C3242C">
              <w:rPr>
                <w:noProof/>
                <w:webHidden/>
              </w:rPr>
              <w:fldChar w:fldCharType="begin"/>
            </w:r>
            <w:r w:rsidR="00C3242C">
              <w:rPr>
                <w:noProof/>
                <w:webHidden/>
              </w:rPr>
              <w:instrText xml:space="preserve"> PAGEREF _Toc72161688 \h </w:instrText>
            </w:r>
            <w:r w:rsidR="00C3242C">
              <w:rPr>
                <w:noProof/>
                <w:webHidden/>
              </w:rPr>
            </w:r>
            <w:r w:rsidR="00C3242C">
              <w:rPr>
                <w:noProof/>
                <w:webHidden/>
              </w:rPr>
              <w:fldChar w:fldCharType="separate"/>
            </w:r>
            <w:r w:rsidR="00C3242C">
              <w:rPr>
                <w:noProof/>
                <w:webHidden/>
              </w:rPr>
              <w:t>13</w:t>
            </w:r>
            <w:r w:rsidR="00C3242C">
              <w:rPr>
                <w:noProof/>
                <w:webHidden/>
              </w:rPr>
              <w:fldChar w:fldCharType="end"/>
            </w:r>
          </w:hyperlink>
        </w:p>
        <w:p w14:paraId="26FF6302" w14:textId="246E6482"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89" w:history="1">
            <w:r w:rsidR="00C3242C" w:rsidRPr="00295AC2">
              <w:rPr>
                <w:rStyle w:val="Hyperlink"/>
                <w:noProof/>
              </w:rPr>
              <w:t>5.</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TAP (TERMO DE ABERTURA DO PROJETO)</w:t>
            </w:r>
            <w:r w:rsidR="00C3242C">
              <w:rPr>
                <w:noProof/>
                <w:webHidden/>
              </w:rPr>
              <w:tab/>
            </w:r>
            <w:r w:rsidR="00C3242C">
              <w:rPr>
                <w:noProof/>
                <w:webHidden/>
              </w:rPr>
              <w:fldChar w:fldCharType="begin"/>
            </w:r>
            <w:r w:rsidR="00C3242C">
              <w:rPr>
                <w:noProof/>
                <w:webHidden/>
              </w:rPr>
              <w:instrText xml:space="preserve"> PAGEREF _Toc72161689 \h </w:instrText>
            </w:r>
            <w:r w:rsidR="00C3242C">
              <w:rPr>
                <w:noProof/>
                <w:webHidden/>
              </w:rPr>
            </w:r>
            <w:r w:rsidR="00C3242C">
              <w:rPr>
                <w:noProof/>
                <w:webHidden/>
              </w:rPr>
              <w:fldChar w:fldCharType="separate"/>
            </w:r>
            <w:r w:rsidR="00C3242C">
              <w:rPr>
                <w:noProof/>
                <w:webHidden/>
              </w:rPr>
              <w:t>15</w:t>
            </w:r>
            <w:r w:rsidR="00C3242C">
              <w:rPr>
                <w:noProof/>
                <w:webHidden/>
              </w:rPr>
              <w:fldChar w:fldCharType="end"/>
            </w:r>
          </w:hyperlink>
        </w:p>
        <w:p w14:paraId="2E8607FD" w14:textId="168D8D16"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90" w:history="1">
            <w:r w:rsidR="00C3242C" w:rsidRPr="00295AC2">
              <w:rPr>
                <w:rStyle w:val="Hyperlink"/>
                <w:noProof/>
              </w:rPr>
              <w:t>6.</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EAP – ESCOPO</w:t>
            </w:r>
            <w:r w:rsidR="00C3242C">
              <w:rPr>
                <w:noProof/>
                <w:webHidden/>
              </w:rPr>
              <w:tab/>
            </w:r>
            <w:r w:rsidR="00C3242C">
              <w:rPr>
                <w:noProof/>
                <w:webHidden/>
              </w:rPr>
              <w:fldChar w:fldCharType="begin"/>
            </w:r>
            <w:r w:rsidR="00C3242C">
              <w:rPr>
                <w:noProof/>
                <w:webHidden/>
              </w:rPr>
              <w:instrText xml:space="preserve"> PAGEREF _Toc72161690 \h </w:instrText>
            </w:r>
            <w:r w:rsidR="00C3242C">
              <w:rPr>
                <w:noProof/>
                <w:webHidden/>
              </w:rPr>
            </w:r>
            <w:r w:rsidR="00C3242C">
              <w:rPr>
                <w:noProof/>
                <w:webHidden/>
              </w:rPr>
              <w:fldChar w:fldCharType="separate"/>
            </w:r>
            <w:r w:rsidR="00C3242C">
              <w:rPr>
                <w:noProof/>
                <w:webHidden/>
              </w:rPr>
              <w:t>15</w:t>
            </w:r>
            <w:r w:rsidR="00C3242C">
              <w:rPr>
                <w:noProof/>
                <w:webHidden/>
              </w:rPr>
              <w:fldChar w:fldCharType="end"/>
            </w:r>
          </w:hyperlink>
        </w:p>
        <w:p w14:paraId="66ED3A97" w14:textId="148460E3" w:rsidR="00C3242C" w:rsidRDefault="001A02A6">
          <w:pPr>
            <w:pStyle w:val="Sumrio2"/>
            <w:tabs>
              <w:tab w:val="left" w:pos="1760"/>
              <w:tab w:val="right" w:leader="dot" w:pos="9065"/>
            </w:tabs>
            <w:rPr>
              <w:rFonts w:asciiTheme="minorHAnsi" w:eastAsiaTheme="minorEastAsia" w:hAnsiTheme="minorHAnsi" w:cstheme="minorBidi"/>
              <w:noProof/>
              <w:lang w:val="pt-BR" w:eastAsia="pt-BR" w:bidi="ar-SA"/>
            </w:rPr>
          </w:pPr>
          <w:hyperlink w:anchor="_Toc72161691" w:history="1">
            <w:r w:rsidR="00C3242C" w:rsidRPr="00295AC2">
              <w:rPr>
                <w:rStyle w:val="Hyperlink"/>
                <w:noProof/>
              </w:rPr>
              <w:t>6.1.1.</w:t>
            </w:r>
            <w:r w:rsidR="00C3242C">
              <w:rPr>
                <w:rFonts w:asciiTheme="minorHAnsi" w:eastAsiaTheme="minorEastAsia" w:hAnsiTheme="minorHAnsi" w:cstheme="minorBidi"/>
                <w:noProof/>
                <w:lang w:val="pt-BR" w:eastAsia="pt-BR" w:bidi="ar-SA"/>
              </w:rPr>
              <w:tab/>
            </w:r>
            <w:r w:rsidR="00C3242C" w:rsidRPr="00295AC2">
              <w:rPr>
                <w:rStyle w:val="Hyperlink"/>
                <w:noProof/>
              </w:rPr>
              <w:t>Identificação dos requisitos</w:t>
            </w:r>
            <w:r w:rsidR="00C3242C">
              <w:rPr>
                <w:noProof/>
                <w:webHidden/>
              </w:rPr>
              <w:tab/>
            </w:r>
            <w:r w:rsidR="00C3242C">
              <w:rPr>
                <w:noProof/>
                <w:webHidden/>
              </w:rPr>
              <w:fldChar w:fldCharType="begin"/>
            </w:r>
            <w:r w:rsidR="00C3242C">
              <w:rPr>
                <w:noProof/>
                <w:webHidden/>
              </w:rPr>
              <w:instrText xml:space="preserve"> PAGEREF _Toc72161691 \h </w:instrText>
            </w:r>
            <w:r w:rsidR="00C3242C">
              <w:rPr>
                <w:noProof/>
                <w:webHidden/>
              </w:rPr>
            </w:r>
            <w:r w:rsidR="00C3242C">
              <w:rPr>
                <w:noProof/>
                <w:webHidden/>
              </w:rPr>
              <w:fldChar w:fldCharType="separate"/>
            </w:r>
            <w:r w:rsidR="00C3242C">
              <w:rPr>
                <w:noProof/>
                <w:webHidden/>
              </w:rPr>
              <w:t>16</w:t>
            </w:r>
            <w:r w:rsidR="00C3242C">
              <w:rPr>
                <w:noProof/>
                <w:webHidden/>
              </w:rPr>
              <w:fldChar w:fldCharType="end"/>
            </w:r>
          </w:hyperlink>
        </w:p>
        <w:p w14:paraId="35EDB036" w14:textId="468F834B"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92" w:history="1">
            <w:r w:rsidR="00C3242C" w:rsidRPr="00295AC2">
              <w:rPr>
                <w:rStyle w:val="Hyperlink"/>
                <w:noProof/>
              </w:rPr>
              <w:t>7.</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Requisitos Funcionais e Não Funcionais</w:t>
            </w:r>
            <w:r w:rsidR="00C3242C">
              <w:rPr>
                <w:noProof/>
                <w:webHidden/>
              </w:rPr>
              <w:tab/>
            </w:r>
            <w:r w:rsidR="00C3242C">
              <w:rPr>
                <w:noProof/>
                <w:webHidden/>
              </w:rPr>
              <w:fldChar w:fldCharType="begin"/>
            </w:r>
            <w:r w:rsidR="00C3242C">
              <w:rPr>
                <w:noProof/>
                <w:webHidden/>
              </w:rPr>
              <w:instrText xml:space="preserve"> PAGEREF _Toc72161692 \h </w:instrText>
            </w:r>
            <w:r w:rsidR="00C3242C">
              <w:rPr>
                <w:noProof/>
                <w:webHidden/>
              </w:rPr>
            </w:r>
            <w:r w:rsidR="00C3242C">
              <w:rPr>
                <w:noProof/>
                <w:webHidden/>
              </w:rPr>
              <w:fldChar w:fldCharType="separate"/>
            </w:r>
            <w:r w:rsidR="00C3242C">
              <w:rPr>
                <w:noProof/>
                <w:webHidden/>
              </w:rPr>
              <w:t>16</w:t>
            </w:r>
            <w:r w:rsidR="00C3242C">
              <w:rPr>
                <w:noProof/>
                <w:webHidden/>
              </w:rPr>
              <w:fldChar w:fldCharType="end"/>
            </w:r>
          </w:hyperlink>
        </w:p>
        <w:p w14:paraId="7A8DDD08" w14:textId="70A410A3"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93" w:history="1">
            <w:r w:rsidR="00C3242C" w:rsidRPr="00295AC2">
              <w:rPr>
                <w:rStyle w:val="Hyperlink"/>
                <w:noProof/>
              </w:rPr>
              <w:t>8.</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Diagrama de caso de uso (DCU) completo</w:t>
            </w:r>
            <w:r w:rsidR="00C3242C">
              <w:rPr>
                <w:noProof/>
                <w:webHidden/>
              </w:rPr>
              <w:tab/>
            </w:r>
            <w:r w:rsidR="00C3242C">
              <w:rPr>
                <w:noProof/>
                <w:webHidden/>
              </w:rPr>
              <w:fldChar w:fldCharType="begin"/>
            </w:r>
            <w:r w:rsidR="00C3242C">
              <w:rPr>
                <w:noProof/>
                <w:webHidden/>
              </w:rPr>
              <w:instrText xml:space="preserve"> PAGEREF _Toc72161693 \h </w:instrText>
            </w:r>
            <w:r w:rsidR="00C3242C">
              <w:rPr>
                <w:noProof/>
                <w:webHidden/>
              </w:rPr>
            </w:r>
            <w:r w:rsidR="00C3242C">
              <w:rPr>
                <w:noProof/>
                <w:webHidden/>
              </w:rPr>
              <w:fldChar w:fldCharType="separate"/>
            </w:r>
            <w:r w:rsidR="00C3242C">
              <w:rPr>
                <w:noProof/>
                <w:webHidden/>
              </w:rPr>
              <w:t>21</w:t>
            </w:r>
            <w:r w:rsidR="00C3242C">
              <w:rPr>
                <w:noProof/>
                <w:webHidden/>
              </w:rPr>
              <w:fldChar w:fldCharType="end"/>
            </w:r>
          </w:hyperlink>
        </w:p>
        <w:p w14:paraId="63BE8B43" w14:textId="19D395B3"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95" w:history="1">
            <w:r w:rsidR="00C3242C" w:rsidRPr="00295AC2">
              <w:rPr>
                <w:rStyle w:val="Hyperlink"/>
                <w:noProof/>
              </w:rPr>
              <w:t>9.</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CASOS DE TESTES</w:t>
            </w:r>
            <w:r w:rsidR="00C3242C">
              <w:rPr>
                <w:noProof/>
                <w:webHidden/>
              </w:rPr>
              <w:tab/>
            </w:r>
            <w:r w:rsidR="00C3242C">
              <w:rPr>
                <w:noProof/>
                <w:webHidden/>
              </w:rPr>
              <w:fldChar w:fldCharType="begin"/>
            </w:r>
            <w:r w:rsidR="00C3242C">
              <w:rPr>
                <w:noProof/>
                <w:webHidden/>
              </w:rPr>
              <w:instrText xml:space="preserve"> PAGEREF _Toc72161695 \h </w:instrText>
            </w:r>
            <w:r w:rsidR="00C3242C">
              <w:rPr>
                <w:noProof/>
                <w:webHidden/>
              </w:rPr>
            </w:r>
            <w:r w:rsidR="00C3242C">
              <w:rPr>
                <w:noProof/>
                <w:webHidden/>
              </w:rPr>
              <w:fldChar w:fldCharType="separate"/>
            </w:r>
            <w:r w:rsidR="00C3242C">
              <w:rPr>
                <w:noProof/>
                <w:webHidden/>
              </w:rPr>
              <w:t>21</w:t>
            </w:r>
            <w:r w:rsidR="00C3242C">
              <w:rPr>
                <w:noProof/>
                <w:webHidden/>
              </w:rPr>
              <w:fldChar w:fldCharType="end"/>
            </w:r>
          </w:hyperlink>
        </w:p>
        <w:p w14:paraId="1FF16ECC" w14:textId="63171B2D"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96" w:history="1">
            <w:r w:rsidR="00C3242C" w:rsidRPr="00295AC2">
              <w:rPr>
                <w:rStyle w:val="Hyperlink"/>
                <w:noProof/>
              </w:rPr>
              <w:t>10.</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DOCUMENTO DO BANCO DE DADOS</w:t>
            </w:r>
            <w:r w:rsidR="00C3242C">
              <w:rPr>
                <w:noProof/>
                <w:webHidden/>
              </w:rPr>
              <w:tab/>
            </w:r>
            <w:r w:rsidR="00C3242C">
              <w:rPr>
                <w:noProof/>
                <w:webHidden/>
              </w:rPr>
              <w:fldChar w:fldCharType="begin"/>
            </w:r>
            <w:r w:rsidR="00C3242C">
              <w:rPr>
                <w:noProof/>
                <w:webHidden/>
              </w:rPr>
              <w:instrText xml:space="preserve"> PAGEREF _Toc72161696 \h </w:instrText>
            </w:r>
            <w:r w:rsidR="00C3242C">
              <w:rPr>
                <w:noProof/>
                <w:webHidden/>
              </w:rPr>
            </w:r>
            <w:r w:rsidR="00C3242C">
              <w:rPr>
                <w:noProof/>
                <w:webHidden/>
              </w:rPr>
              <w:fldChar w:fldCharType="separate"/>
            </w:r>
            <w:r w:rsidR="00C3242C">
              <w:rPr>
                <w:noProof/>
                <w:webHidden/>
              </w:rPr>
              <w:t>22</w:t>
            </w:r>
            <w:r w:rsidR="00C3242C">
              <w:rPr>
                <w:noProof/>
                <w:webHidden/>
              </w:rPr>
              <w:fldChar w:fldCharType="end"/>
            </w:r>
          </w:hyperlink>
        </w:p>
        <w:p w14:paraId="0C343957" w14:textId="28832C5D" w:rsidR="00C3242C" w:rsidRDefault="001A02A6">
          <w:pPr>
            <w:pStyle w:val="Sumrio1"/>
            <w:tabs>
              <w:tab w:val="left" w:pos="1540"/>
              <w:tab w:val="right" w:leader="dot" w:pos="9065"/>
            </w:tabs>
            <w:rPr>
              <w:rFonts w:asciiTheme="minorHAnsi" w:eastAsiaTheme="minorEastAsia" w:hAnsiTheme="minorHAnsi" w:cstheme="minorBidi"/>
              <w:noProof/>
              <w:sz w:val="22"/>
              <w:szCs w:val="22"/>
              <w:lang w:val="pt-BR" w:eastAsia="pt-BR" w:bidi="ar-SA"/>
            </w:rPr>
          </w:pPr>
          <w:hyperlink w:anchor="_Toc72161697" w:history="1">
            <w:r w:rsidR="00C3242C" w:rsidRPr="00295AC2">
              <w:rPr>
                <w:rStyle w:val="Hyperlink"/>
                <w:noProof/>
              </w:rPr>
              <w:t>10.1.</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Modelo Conceitual (MER)</w:t>
            </w:r>
            <w:r w:rsidR="00C3242C">
              <w:rPr>
                <w:noProof/>
                <w:webHidden/>
              </w:rPr>
              <w:tab/>
            </w:r>
            <w:r w:rsidR="00C3242C">
              <w:rPr>
                <w:noProof/>
                <w:webHidden/>
              </w:rPr>
              <w:fldChar w:fldCharType="begin"/>
            </w:r>
            <w:r w:rsidR="00C3242C">
              <w:rPr>
                <w:noProof/>
                <w:webHidden/>
              </w:rPr>
              <w:instrText xml:space="preserve"> PAGEREF _Toc72161697 \h </w:instrText>
            </w:r>
            <w:r w:rsidR="00C3242C">
              <w:rPr>
                <w:noProof/>
                <w:webHidden/>
              </w:rPr>
            </w:r>
            <w:r w:rsidR="00C3242C">
              <w:rPr>
                <w:noProof/>
                <w:webHidden/>
              </w:rPr>
              <w:fldChar w:fldCharType="separate"/>
            </w:r>
            <w:r w:rsidR="00C3242C">
              <w:rPr>
                <w:noProof/>
                <w:webHidden/>
              </w:rPr>
              <w:t>22</w:t>
            </w:r>
            <w:r w:rsidR="00C3242C">
              <w:rPr>
                <w:noProof/>
                <w:webHidden/>
              </w:rPr>
              <w:fldChar w:fldCharType="end"/>
            </w:r>
          </w:hyperlink>
        </w:p>
        <w:p w14:paraId="4A887F0B" w14:textId="7F18C145"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698" w:history="1">
            <w:r w:rsidR="00C3242C" w:rsidRPr="00295AC2">
              <w:rPr>
                <w:rStyle w:val="Hyperlink"/>
                <w:noProof/>
              </w:rPr>
              <w:t>11.</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DOCUMENTO DO BACK-END</w:t>
            </w:r>
            <w:r w:rsidR="00C3242C">
              <w:rPr>
                <w:noProof/>
                <w:webHidden/>
              </w:rPr>
              <w:tab/>
            </w:r>
            <w:r w:rsidR="00C3242C">
              <w:rPr>
                <w:noProof/>
                <w:webHidden/>
              </w:rPr>
              <w:fldChar w:fldCharType="begin"/>
            </w:r>
            <w:r w:rsidR="00C3242C">
              <w:rPr>
                <w:noProof/>
                <w:webHidden/>
              </w:rPr>
              <w:instrText xml:space="preserve"> PAGEREF _Toc72161698 \h </w:instrText>
            </w:r>
            <w:r w:rsidR="00C3242C">
              <w:rPr>
                <w:noProof/>
                <w:webHidden/>
              </w:rPr>
            </w:r>
            <w:r w:rsidR="00C3242C">
              <w:rPr>
                <w:noProof/>
                <w:webHidden/>
              </w:rPr>
              <w:fldChar w:fldCharType="separate"/>
            </w:r>
            <w:r w:rsidR="00C3242C">
              <w:rPr>
                <w:noProof/>
                <w:webHidden/>
              </w:rPr>
              <w:t>23</w:t>
            </w:r>
            <w:r w:rsidR="00C3242C">
              <w:rPr>
                <w:noProof/>
                <w:webHidden/>
              </w:rPr>
              <w:fldChar w:fldCharType="end"/>
            </w:r>
          </w:hyperlink>
        </w:p>
        <w:p w14:paraId="717EAAED" w14:textId="2B6FA8F1" w:rsidR="00C3242C" w:rsidRDefault="001A02A6">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61699" w:history="1">
            <w:r w:rsidR="00C3242C" w:rsidRPr="00295AC2">
              <w:rPr>
                <w:rStyle w:val="Hyperlink"/>
                <w:noProof/>
              </w:rPr>
              <w:t>11.1  Diagrama de Classes da camada Modelo</w:t>
            </w:r>
            <w:r w:rsidR="00C3242C">
              <w:rPr>
                <w:noProof/>
                <w:webHidden/>
              </w:rPr>
              <w:tab/>
            </w:r>
            <w:r w:rsidR="00C3242C">
              <w:rPr>
                <w:noProof/>
                <w:webHidden/>
              </w:rPr>
              <w:fldChar w:fldCharType="begin"/>
            </w:r>
            <w:r w:rsidR="00C3242C">
              <w:rPr>
                <w:noProof/>
                <w:webHidden/>
              </w:rPr>
              <w:instrText xml:space="preserve"> PAGEREF _Toc72161699 \h </w:instrText>
            </w:r>
            <w:r w:rsidR="00C3242C">
              <w:rPr>
                <w:noProof/>
                <w:webHidden/>
              </w:rPr>
            </w:r>
            <w:r w:rsidR="00C3242C">
              <w:rPr>
                <w:noProof/>
                <w:webHidden/>
              </w:rPr>
              <w:fldChar w:fldCharType="separate"/>
            </w:r>
            <w:r w:rsidR="00C3242C">
              <w:rPr>
                <w:noProof/>
                <w:webHidden/>
              </w:rPr>
              <w:t>23</w:t>
            </w:r>
            <w:r w:rsidR="00C3242C">
              <w:rPr>
                <w:noProof/>
                <w:webHidden/>
              </w:rPr>
              <w:fldChar w:fldCharType="end"/>
            </w:r>
          </w:hyperlink>
        </w:p>
        <w:p w14:paraId="23702F73" w14:textId="742CA916" w:rsidR="00C3242C" w:rsidRDefault="001A02A6">
          <w:pPr>
            <w:pStyle w:val="Sumrio1"/>
            <w:tabs>
              <w:tab w:val="left" w:pos="1320"/>
              <w:tab w:val="right" w:leader="dot" w:pos="9065"/>
            </w:tabs>
            <w:rPr>
              <w:rFonts w:asciiTheme="minorHAnsi" w:eastAsiaTheme="minorEastAsia" w:hAnsiTheme="minorHAnsi" w:cstheme="minorBidi"/>
              <w:noProof/>
              <w:sz w:val="22"/>
              <w:szCs w:val="22"/>
              <w:lang w:val="pt-BR" w:eastAsia="pt-BR" w:bidi="ar-SA"/>
            </w:rPr>
          </w:pPr>
          <w:hyperlink w:anchor="_Toc72161700" w:history="1">
            <w:r w:rsidR="00C3242C" w:rsidRPr="00295AC2">
              <w:rPr>
                <w:rStyle w:val="Hyperlink"/>
                <w:noProof/>
              </w:rPr>
              <w:t>12.</w:t>
            </w:r>
            <w:r w:rsidR="00C3242C">
              <w:rPr>
                <w:rFonts w:asciiTheme="minorHAnsi" w:eastAsiaTheme="minorEastAsia" w:hAnsiTheme="minorHAnsi" w:cstheme="minorBidi"/>
                <w:noProof/>
                <w:sz w:val="22"/>
                <w:szCs w:val="22"/>
                <w:lang w:val="pt-BR" w:eastAsia="pt-BR" w:bidi="ar-SA"/>
              </w:rPr>
              <w:tab/>
            </w:r>
            <w:r w:rsidR="00C3242C" w:rsidRPr="00295AC2">
              <w:rPr>
                <w:rStyle w:val="Hyperlink"/>
                <w:noProof/>
              </w:rPr>
              <w:t>DOCUMENTO DO FRONT-END</w:t>
            </w:r>
            <w:r w:rsidR="00C3242C">
              <w:rPr>
                <w:noProof/>
                <w:webHidden/>
              </w:rPr>
              <w:tab/>
            </w:r>
            <w:r w:rsidR="00C3242C">
              <w:rPr>
                <w:noProof/>
                <w:webHidden/>
              </w:rPr>
              <w:fldChar w:fldCharType="begin"/>
            </w:r>
            <w:r w:rsidR="00C3242C">
              <w:rPr>
                <w:noProof/>
                <w:webHidden/>
              </w:rPr>
              <w:instrText xml:space="preserve"> PAGEREF _Toc72161700 \h </w:instrText>
            </w:r>
            <w:r w:rsidR="00C3242C">
              <w:rPr>
                <w:noProof/>
                <w:webHidden/>
              </w:rPr>
            </w:r>
            <w:r w:rsidR="00C3242C">
              <w:rPr>
                <w:noProof/>
                <w:webHidden/>
              </w:rPr>
              <w:fldChar w:fldCharType="separate"/>
            </w:r>
            <w:r w:rsidR="00C3242C">
              <w:rPr>
                <w:noProof/>
                <w:webHidden/>
              </w:rPr>
              <w:t>25</w:t>
            </w:r>
            <w:r w:rsidR="00C3242C">
              <w:rPr>
                <w:noProof/>
                <w:webHidden/>
              </w:rPr>
              <w:fldChar w:fldCharType="end"/>
            </w:r>
          </w:hyperlink>
        </w:p>
        <w:p w14:paraId="21D9113E" w14:textId="2FAB5D77" w:rsidR="00C3242C" w:rsidRDefault="001A02A6">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61701" w:history="1">
            <w:r w:rsidR="00C3242C" w:rsidRPr="00295AC2">
              <w:rPr>
                <w:rStyle w:val="Hyperlink"/>
                <w:noProof/>
              </w:rPr>
              <w:t>12.1 Diagrama De Casuo De Uso</w:t>
            </w:r>
            <w:r w:rsidR="00C3242C">
              <w:rPr>
                <w:noProof/>
                <w:webHidden/>
              </w:rPr>
              <w:tab/>
            </w:r>
            <w:r w:rsidR="00C3242C">
              <w:rPr>
                <w:noProof/>
                <w:webHidden/>
              </w:rPr>
              <w:fldChar w:fldCharType="begin"/>
            </w:r>
            <w:r w:rsidR="00C3242C">
              <w:rPr>
                <w:noProof/>
                <w:webHidden/>
              </w:rPr>
              <w:instrText xml:space="preserve"> PAGEREF _Toc72161701 \h </w:instrText>
            </w:r>
            <w:r w:rsidR="00C3242C">
              <w:rPr>
                <w:noProof/>
                <w:webHidden/>
              </w:rPr>
            </w:r>
            <w:r w:rsidR="00C3242C">
              <w:rPr>
                <w:noProof/>
                <w:webHidden/>
              </w:rPr>
              <w:fldChar w:fldCharType="separate"/>
            </w:r>
            <w:r w:rsidR="00C3242C">
              <w:rPr>
                <w:noProof/>
                <w:webHidden/>
              </w:rPr>
              <w:t>25</w:t>
            </w:r>
            <w:r w:rsidR="00C3242C">
              <w:rPr>
                <w:noProof/>
                <w:webHidden/>
              </w:rPr>
              <w:fldChar w:fldCharType="end"/>
            </w:r>
          </w:hyperlink>
        </w:p>
        <w:p w14:paraId="1F772F6C" w14:textId="5F9E8E6A" w:rsidR="00C3242C" w:rsidRDefault="001A02A6">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61702" w:history="1">
            <w:r w:rsidR="00C3242C" w:rsidRPr="00295AC2">
              <w:rPr>
                <w:rStyle w:val="Hyperlink"/>
                <w:noProof/>
              </w:rPr>
              <w:t>11. CRONOGRAMA</w:t>
            </w:r>
            <w:r w:rsidR="00C3242C">
              <w:rPr>
                <w:noProof/>
                <w:webHidden/>
              </w:rPr>
              <w:tab/>
            </w:r>
            <w:r w:rsidR="00C3242C">
              <w:rPr>
                <w:noProof/>
                <w:webHidden/>
              </w:rPr>
              <w:fldChar w:fldCharType="begin"/>
            </w:r>
            <w:r w:rsidR="00C3242C">
              <w:rPr>
                <w:noProof/>
                <w:webHidden/>
              </w:rPr>
              <w:instrText xml:space="preserve"> PAGEREF _Toc72161702 \h </w:instrText>
            </w:r>
            <w:r w:rsidR="00C3242C">
              <w:rPr>
                <w:noProof/>
                <w:webHidden/>
              </w:rPr>
            </w:r>
            <w:r w:rsidR="00C3242C">
              <w:rPr>
                <w:noProof/>
                <w:webHidden/>
              </w:rPr>
              <w:fldChar w:fldCharType="separate"/>
            </w:r>
            <w:r w:rsidR="00C3242C">
              <w:rPr>
                <w:noProof/>
                <w:webHidden/>
              </w:rPr>
              <w:t>26</w:t>
            </w:r>
            <w:r w:rsidR="00C3242C">
              <w:rPr>
                <w:noProof/>
                <w:webHidden/>
              </w:rPr>
              <w:fldChar w:fldCharType="end"/>
            </w:r>
          </w:hyperlink>
        </w:p>
        <w:p w14:paraId="3A63090B" w14:textId="5217396E" w:rsidR="00C3242C" w:rsidRDefault="001A02A6">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61703" w:history="1">
            <w:r w:rsidR="00C3242C" w:rsidRPr="00295AC2">
              <w:rPr>
                <w:rStyle w:val="Hyperlink"/>
                <w:noProof/>
              </w:rPr>
              <w:t>12. Print das telas do Front-End</w:t>
            </w:r>
            <w:r w:rsidR="00C3242C">
              <w:rPr>
                <w:noProof/>
                <w:webHidden/>
              </w:rPr>
              <w:tab/>
            </w:r>
            <w:r w:rsidR="00C3242C">
              <w:rPr>
                <w:noProof/>
                <w:webHidden/>
              </w:rPr>
              <w:fldChar w:fldCharType="begin"/>
            </w:r>
            <w:r w:rsidR="00C3242C">
              <w:rPr>
                <w:noProof/>
                <w:webHidden/>
              </w:rPr>
              <w:instrText xml:space="preserve"> PAGEREF _Toc72161703 \h </w:instrText>
            </w:r>
            <w:r w:rsidR="00C3242C">
              <w:rPr>
                <w:noProof/>
                <w:webHidden/>
              </w:rPr>
            </w:r>
            <w:r w:rsidR="00C3242C">
              <w:rPr>
                <w:noProof/>
                <w:webHidden/>
              </w:rPr>
              <w:fldChar w:fldCharType="separate"/>
            </w:r>
            <w:r w:rsidR="00C3242C">
              <w:rPr>
                <w:noProof/>
                <w:webHidden/>
              </w:rPr>
              <w:t>26</w:t>
            </w:r>
            <w:r w:rsidR="00C3242C">
              <w:rPr>
                <w:noProof/>
                <w:webHidden/>
              </w:rPr>
              <w:fldChar w:fldCharType="end"/>
            </w:r>
          </w:hyperlink>
        </w:p>
        <w:p w14:paraId="045EB76D" w14:textId="463F1233" w:rsidR="00C3242C" w:rsidRDefault="001A02A6">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61704" w:history="1">
            <w:r w:rsidR="00C3242C" w:rsidRPr="00295AC2">
              <w:rPr>
                <w:rStyle w:val="Hyperlink"/>
                <w:noProof/>
              </w:rPr>
              <w:t>13. Print das telas do Mobile</w:t>
            </w:r>
            <w:r w:rsidR="00C3242C">
              <w:rPr>
                <w:noProof/>
                <w:webHidden/>
              </w:rPr>
              <w:tab/>
            </w:r>
            <w:r w:rsidR="00C3242C">
              <w:rPr>
                <w:noProof/>
                <w:webHidden/>
              </w:rPr>
              <w:fldChar w:fldCharType="begin"/>
            </w:r>
            <w:r w:rsidR="00C3242C">
              <w:rPr>
                <w:noProof/>
                <w:webHidden/>
              </w:rPr>
              <w:instrText xml:space="preserve"> PAGEREF _Toc72161704 \h </w:instrText>
            </w:r>
            <w:r w:rsidR="00C3242C">
              <w:rPr>
                <w:noProof/>
                <w:webHidden/>
              </w:rPr>
            </w:r>
            <w:r w:rsidR="00C3242C">
              <w:rPr>
                <w:noProof/>
                <w:webHidden/>
              </w:rPr>
              <w:fldChar w:fldCharType="separate"/>
            </w:r>
            <w:r w:rsidR="00C3242C">
              <w:rPr>
                <w:noProof/>
                <w:webHidden/>
              </w:rPr>
              <w:t>26</w:t>
            </w:r>
            <w:r w:rsidR="00C3242C">
              <w:rPr>
                <w:noProof/>
                <w:webHidden/>
              </w:rPr>
              <w:fldChar w:fldCharType="end"/>
            </w:r>
          </w:hyperlink>
        </w:p>
        <w:p w14:paraId="40AF8E90" w14:textId="70C4B448" w:rsidR="00C3242C" w:rsidRDefault="001A02A6">
          <w:pPr>
            <w:pStyle w:val="Sumrio1"/>
            <w:tabs>
              <w:tab w:val="right" w:leader="dot" w:pos="9065"/>
            </w:tabs>
            <w:rPr>
              <w:rFonts w:asciiTheme="minorHAnsi" w:eastAsiaTheme="minorEastAsia" w:hAnsiTheme="minorHAnsi" w:cstheme="minorBidi"/>
              <w:noProof/>
              <w:sz w:val="22"/>
              <w:szCs w:val="22"/>
              <w:lang w:val="pt-BR" w:eastAsia="pt-BR" w:bidi="ar-SA"/>
            </w:rPr>
          </w:pPr>
          <w:hyperlink w:anchor="_Toc72161705" w:history="1">
            <w:r w:rsidR="00C3242C" w:rsidRPr="00295AC2">
              <w:rPr>
                <w:rStyle w:val="Hyperlink"/>
                <w:noProof/>
              </w:rPr>
              <w:t>14. Bibliografia</w:t>
            </w:r>
            <w:r w:rsidR="00C3242C">
              <w:rPr>
                <w:noProof/>
                <w:webHidden/>
              </w:rPr>
              <w:tab/>
            </w:r>
            <w:r w:rsidR="00C3242C">
              <w:rPr>
                <w:noProof/>
                <w:webHidden/>
              </w:rPr>
              <w:fldChar w:fldCharType="begin"/>
            </w:r>
            <w:r w:rsidR="00C3242C">
              <w:rPr>
                <w:noProof/>
                <w:webHidden/>
              </w:rPr>
              <w:instrText xml:space="preserve"> PAGEREF _Toc72161705 \h </w:instrText>
            </w:r>
            <w:r w:rsidR="00C3242C">
              <w:rPr>
                <w:noProof/>
                <w:webHidden/>
              </w:rPr>
            </w:r>
            <w:r w:rsidR="00C3242C">
              <w:rPr>
                <w:noProof/>
                <w:webHidden/>
              </w:rPr>
              <w:fldChar w:fldCharType="separate"/>
            </w:r>
            <w:r w:rsidR="00C3242C">
              <w:rPr>
                <w:noProof/>
                <w:webHidden/>
              </w:rPr>
              <w:t>27</w:t>
            </w:r>
            <w:r w:rsidR="00C3242C">
              <w:rPr>
                <w:noProof/>
                <w:webHidden/>
              </w:rPr>
              <w:fldChar w:fldCharType="end"/>
            </w:r>
          </w:hyperlink>
        </w:p>
        <w:p w14:paraId="419E2618" w14:textId="454524C5" w:rsidR="00C3242C" w:rsidRDefault="00C3242C">
          <w:r>
            <w:rPr>
              <w:b/>
              <w:bCs/>
            </w:rPr>
            <w:fldChar w:fldCharType="end"/>
          </w:r>
        </w:p>
      </w:sdtContent>
    </w:sdt>
    <w:p w14:paraId="440F4AA2" w14:textId="77777777" w:rsidR="00152493" w:rsidRDefault="00152493" w:rsidP="00DA394F">
      <w:pPr>
        <w:pStyle w:val="Corpodetexto"/>
        <w:spacing w:before="1"/>
        <w:ind w:left="102" w:right="807" w:hanging="102"/>
      </w:pPr>
    </w:p>
    <w:p w14:paraId="20CB9FEE" w14:textId="77777777" w:rsidR="00A0316A" w:rsidRDefault="00A0316A" w:rsidP="00C84D82">
      <w:pPr>
        <w:ind w:firstLine="0"/>
        <w:rPr>
          <w:rStyle w:val="Hyperlink"/>
          <w:noProof/>
        </w:rPr>
      </w:pPr>
    </w:p>
    <w:p w14:paraId="0A568920" w14:textId="061B24C3" w:rsidR="00645F9D" w:rsidRDefault="00645F9D" w:rsidP="00645F9D">
      <w:pPr>
        <w:ind w:firstLine="0"/>
        <w:rPr>
          <w:b/>
          <w:bCs/>
        </w:rPr>
      </w:pPr>
    </w:p>
    <w:p w14:paraId="3F41E865" w14:textId="77777777" w:rsidR="00021BEA" w:rsidRDefault="00021BEA" w:rsidP="00DA394F">
      <w:pPr>
        <w:ind w:firstLine="0"/>
        <w:sectPr w:rsidR="00021BEA" w:rsidSect="006005FB">
          <w:headerReference w:type="default" r:id="rId11"/>
          <w:footerReference w:type="default" r:id="rId12"/>
          <w:pgSz w:w="11910" w:h="16840"/>
          <w:pgMar w:top="1701" w:right="1134" w:bottom="1134" w:left="1701" w:header="0" w:footer="0" w:gutter="0"/>
          <w:cols w:space="720"/>
        </w:sectPr>
      </w:pPr>
    </w:p>
    <w:p w14:paraId="4CB833B7" w14:textId="77777777" w:rsidR="00CA6FF6" w:rsidRDefault="00CA6FF6" w:rsidP="00DA394F">
      <w:pPr>
        <w:pStyle w:val="Corpodetexto"/>
        <w:ind w:firstLine="0"/>
        <w:rPr>
          <w:sz w:val="36"/>
        </w:rPr>
      </w:pPr>
    </w:p>
    <w:p w14:paraId="61E145AE" w14:textId="1C9E2F87" w:rsidR="00A0316A" w:rsidRDefault="001E5C33" w:rsidP="00976AB4">
      <w:pPr>
        <w:pStyle w:val="Ttulo1"/>
        <w:numPr>
          <w:ilvl w:val="0"/>
          <w:numId w:val="7"/>
        </w:numPr>
        <w:spacing w:before="301"/>
      </w:pPr>
      <w:bookmarkStart w:id="0" w:name="_Toc72161682"/>
      <w:r>
        <w:t>INTRODUÇÃO</w:t>
      </w:r>
      <w:bookmarkEnd w:id="0"/>
    </w:p>
    <w:p w14:paraId="31FC81D8" w14:textId="77777777" w:rsidR="001E5C33" w:rsidRDefault="001E5C33" w:rsidP="001E5C33">
      <w:pPr>
        <w:spacing w:before="1"/>
        <w:ind w:right="807" w:firstLine="720"/>
        <w:rPr>
          <w:sz w:val="24"/>
        </w:rPr>
      </w:pPr>
    </w:p>
    <w:p w14:paraId="5BB932E1" w14:textId="797693C6" w:rsidR="001E5C33" w:rsidRPr="00F8454F" w:rsidRDefault="001E5C33" w:rsidP="001E5C33">
      <w:pPr>
        <w:spacing w:before="1"/>
        <w:ind w:right="807" w:firstLine="720"/>
        <w:rPr>
          <w:color w:val="000000" w:themeColor="text1"/>
          <w:sz w:val="24"/>
        </w:rPr>
      </w:pPr>
      <w:r w:rsidRPr="00F8454F">
        <w:rPr>
          <w:color w:val="000000" w:themeColor="text1"/>
          <w:sz w:val="24"/>
        </w:rPr>
        <w:t>Diante do senário pandêmico que se encontra o mundo no início do ano de 2021, onde a maioria das pessoas tiveram que reinventar a maneira de trabalho devido ao isolamento social.</w:t>
      </w:r>
    </w:p>
    <w:p w14:paraId="6FEEF895" w14:textId="41C6ED52" w:rsidR="001E5C33" w:rsidRDefault="00F8454F" w:rsidP="001E5C33">
      <w:pPr>
        <w:spacing w:before="1"/>
        <w:ind w:right="807" w:firstLine="720"/>
        <w:rPr>
          <w:sz w:val="24"/>
        </w:rPr>
      </w:pPr>
      <w:r>
        <w:rPr>
          <w:sz w:val="24"/>
        </w:rPr>
        <w:t>Com isso acontecendo o</w:t>
      </w:r>
      <w:r w:rsidR="001E5C33">
        <w:rPr>
          <w:sz w:val="24"/>
        </w:rPr>
        <w:t xml:space="preserve"> projeto Gula </w:t>
      </w:r>
      <w:r w:rsidR="00666FEC">
        <w:rPr>
          <w:sz w:val="24"/>
        </w:rPr>
        <w:t>Online</w:t>
      </w:r>
      <w:r w:rsidR="001E5C33">
        <w:rPr>
          <w:sz w:val="24"/>
        </w:rPr>
        <w:t xml:space="preserve"> é um sistema de vendas para pequenos </w:t>
      </w:r>
      <w:r w:rsidR="00666FEC">
        <w:rPr>
          <w:sz w:val="24"/>
        </w:rPr>
        <w:t>empreendedores, tem</w:t>
      </w:r>
      <w:r w:rsidR="001E5C33">
        <w:rPr>
          <w:sz w:val="24"/>
        </w:rPr>
        <w:t xml:space="preserve"> como objetivo criar um aplicativo que simplifique a forma de vendas de doces, salgados, frotas, entre outros alimentos da empresa, traz a modernidade e conforto, pois os serviços são 100% digitais.</w:t>
      </w:r>
    </w:p>
    <w:p w14:paraId="3DC36E81" w14:textId="0E9E466F" w:rsidR="001E5C33" w:rsidRDefault="001E5C33" w:rsidP="001E5C33">
      <w:pPr>
        <w:spacing w:before="1"/>
        <w:ind w:left="102" w:right="807" w:firstLine="707"/>
        <w:rPr>
          <w:sz w:val="24"/>
        </w:rPr>
      </w:pPr>
      <w:r>
        <w:rPr>
          <w:sz w:val="24"/>
        </w:rPr>
        <w:t xml:space="preserve">Foi proposto que a web implemente, um aplicativo Front-End e Back-End Web, bem como implemente um aplicativo Mobile. O sistema Gula </w:t>
      </w:r>
      <w:r w:rsidR="00666FEC">
        <w:rPr>
          <w:sz w:val="24"/>
        </w:rPr>
        <w:t>Online</w:t>
      </w:r>
      <w:r>
        <w:rPr>
          <w:sz w:val="24"/>
        </w:rPr>
        <w:t xml:space="preserve"> permite ao administrador de forma simples, sem qualquer complexidade, </w:t>
      </w:r>
      <w:r w:rsidR="00666FEC">
        <w:rPr>
          <w:sz w:val="24"/>
        </w:rPr>
        <w:t>a cessar</w:t>
      </w:r>
      <w:r>
        <w:rPr>
          <w:sz w:val="24"/>
        </w:rPr>
        <w:t xml:space="preserve"> / registrar a conta da sua empresa, podendo assim autorizar horários de veículos, cadastrar novos funcionários e carros da empresa, além de poder gerenciar qualquer outra funcionalidade do aplicativo.</w:t>
      </w:r>
    </w:p>
    <w:p w14:paraId="0D7326CE" w14:textId="65BD89AF" w:rsidR="001E5C33" w:rsidRPr="00FE2090" w:rsidRDefault="001E5C33" w:rsidP="001E5C33">
      <w:pPr>
        <w:spacing w:before="1"/>
        <w:ind w:right="807" w:firstLine="720"/>
        <w:rPr>
          <w:sz w:val="24"/>
        </w:rPr>
      </w:pPr>
      <w:r>
        <w:rPr>
          <w:sz w:val="24"/>
        </w:rPr>
        <w:t xml:space="preserve">            Com base na pesquisa </w:t>
      </w:r>
      <w:bookmarkStart w:id="1" w:name="_Hlk72332107"/>
      <w:r w:rsidR="005476F9" w:rsidRPr="00962906">
        <w:t xml:space="preserve">Segundo </w:t>
      </w:r>
      <w:r w:rsidR="005476F9">
        <w:rPr>
          <w:rFonts w:ascii="Segoe UI" w:hAnsi="Segoe UI" w:cs="Segoe UI"/>
          <w:color w:val="000000"/>
          <w:shd w:val="clear" w:color="auto" w:fill="FFFFFF"/>
        </w:rPr>
        <w:t>Ministério da Economia (2019)</w:t>
      </w:r>
      <w:r w:rsidR="005476F9" w:rsidRPr="00962906">
        <w:t xml:space="preserve"> o consumo de alimentação fora do domicílio para famílias com rendimentos mais baixos até R$ 1 908,00) apresentação uma proporção de quase 21% dessas despesas. Essa porcentagem é mais alta para famílias com maiores redimentos (acima de R$ 23 850,00), a proporção da despesa com alimentação fora do domicílio foi de quase 51%.</w:t>
      </w:r>
      <w:bookmarkEnd w:id="1"/>
    </w:p>
    <w:p w14:paraId="15A45B72" w14:textId="5D5321EB" w:rsidR="001E5C33" w:rsidRDefault="001E5C33" w:rsidP="001E5C33">
      <w:pPr>
        <w:spacing w:after="200" w:line="276" w:lineRule="auto"/>
        <w:ind w:right="778"/>
        <w:rPr>
          <w:rFonts w:ascii="Calibri" w:eastAsia="Calibri" w:hAnsi="Calibri" w:cs="Calibri"/>
        </w:rPr>
      </w:pPr>
      <w:r>
        <w:rPr>
          <w:sz w:val="24"/>
        </w:rPr>
        <w:t xml:space="preserve">Assim, </w:t>
      </w:r>
      <w:r w:rsidR="00666FEC">
        <w:rPr>
          <w:sz w:val="24"/>
        </w:rPr>
        <w:t>mostrando</w:t>
      </w:r>
      <w:r>
        <w:rPr>
          <w:sz w:val="24"/>
        </w:rPr>
        <w:t xml:space="preserve"> que com a tecnologia ao lado do comerciante, ele pode se tornar um micro-empreendedor sem sair do conforto de sua casa.</w:t>
      </w:r>
    </w:p>
    <w:p w14:paraId="23D25E02" w14:textId="77777777" w:rsidR="001E5C33" w:rsidRDefault="001E5C33" w:rsidP="00976AB4">
      <w:pPr>
        <w:pStyle w:val="Corpodetexto"/>
        <w:ind w:firstLine="0"/>
        <w:rPr>
          <w:b/>
          <w:sz w:val="36"/>
        </w:rPr>
      </w:pPr>
    </w:p>
    <w:p w14:paraId="1AF11033" w14:textId="20C57013" w:rsidR="007712BF" w:rsidRDefault="007712BF">
      <w:pPr>
        <w:spacing w:line="240" w:lineRule="auto"/>
        <w:ind w:firstLine="0"/>
        <w:jc w:val="left"/>
        <w:rPr>
          <w:sz w:val="20"/>
          <w:szCs w:val="24"/>
        </w:rPr>
      </w:pPr>
      <w:r>
        <w:rPr>
          <w:sz w:val="20"/>
        </w:rPr>
        <w:br w:type="page"/>
      </w:r>
    </w:p>
    <w:p w14:paraId="51695182" w14:textId="77777777" w:rsidR="00E33EEA" w:rsidRDefault="00E33EEA" w:rsidP="00A92BEC">
      <w:pPr>
        <w:pStyle w:val="Corpodetexto"/>
        <w:ind w:firstLine="0"/>
        <w:rPr>
          <w:sz w:val="20"/>
        </w:rPr>
      </w:pPr>
    </w:p>
    <w:p w14:paraId="689D055A" w14:textId="54470281" w:rsidR="00F8532A" w:rsidRPr="001E5C33" w:rsidRDefault="001E5C33" w:rsidP="001E5C33">
      <w:pPr>
        <w:pStyle w:val="Ttulo1"/>
        <w:numPr>
          <w:ilvl w:val="0"/>
          <w:numId w:val="7"/>
        </w:numPr>
      </w:pPr>
      <w:bookmarkStart w:id="2" w:name="_Toc72161683"/>
      <w:r w:rsidRPr="001E5C33">
        <w:t>OBJETIVOS</w:t>
      </w:r>
      <w:bookmarkEnd w:id="2"/>
    </w:p>
    <w:p w14:paraId="3F0E093F" w14:textId="77777777" w:rsidR="001E5C33" w:rsidRDefault="001E5C33" w:rsidP="001E5C33">
      <w:pPr>
        <w:rPr>
          <w:color w:val="FF0000"/>
          <w:sz w:val="24"/>
        </w:rPr>
      </w:pPr>
    </w:p>
    <w:p w14:paraId="5B9AABF4" w14:textId="77777777" w:rsidR="001E5C33" w:rsidRPr="00F8454F" w:rsidRDefault="001E5C33" w:rsidP="001E5C33">
      <w:pPr>
        <w:rPr>
          <w:color w:val="000000" w:themeColor="text1"/>
          <w:sz w:val="24"/>
        </w:rPr>
      </w:pPr>
      <w:r w:rsidRPr="00F8454F">
        <w:rPr>
          <w:color w:val="000000" w:themeColor="text1"/>
          <w:sz w:val="24"/>
        </w:rPr>
        <w:t>Desenvolver um sistema que auxilie trabalhadores autônomos a comercializarem seus produtos alimentícios (doces, salgados, marmitex e entre outros).</w:t>
      </w:r>
    </w:p>
    <w:p w14:paraId="57C38A9A" w14:textId="77777777" w:rsidR="001E5C33" w:rsidRPr="00F8454F" w:rsidRDefault="001E5C33" w:rsidP="001E5C33">
      <w:pPr>
        <w:rPr>
          <w:color w:val="000000" w:themeColor="text1"/>
          <w:sz w:val="24"/>
        </w:rPr>
      </w:pPr>
      <w:r w:rsidRPr="00F8454F">
        <w:rPr>
          <w:color w:val="000000" w:themeColor="text1"/>
          <w:sz w:val="24"/>
        </w:rPr>
        <w:t>Permitir a divulgação do trabalho e vendas de forma remota e de modo rápido e fácil.</w:t>
      </w:r>
    </w:p>
    <w:p w14:paraId="03A9236B" w14:textId="7927DCEB" w:rsidR="001E5C33" w:rsidRDefault="001E5C33" w:rsidP="001E5C33">
      <w:pPr>
        <w:rPr>
          <w:color w:val="000000" w:themeColor="text1"/>
          <w:sz w:val="24"/>
        </w:rPr>
      </w:pPr>
      <w:r w:rsidRPr="00F8454F">
        <w:rPr>
          <w:color w:val="000000" w:themeColor="text1"/>
          <w:sz w:val="24"/>
        </w:rPr>
        <w:t xml:space="preserve">Aumentar o número de vendas e o lucro do pequeno </w:t>
      </w:r>
      <w:r w:rsidR="00666FEC" w:rsidRPr="00F8454F">
        <w:rPr>
          <w:color w:val="000000" w:themeColor="text1"/>
          <w:sz w:val="24"/>
        </w:rPr>
        <w:t>empreendedor</w:t>
      </w:r>
      <w:r w:rsidRPr="00F8454F">
        <w:rPr>
          <w:color w:val="000000" w:themeColor="text1"/>
          <w:sz w:val="24"/>
        </w:rPr>
        <w:t xml:space="preserve">, dando á opção para o cliente comprar os produtos sem sair de casa, diretamente do seu Android, </w:t>
      </w:r>
      <w:r w:rsidR="00666FEC" w:rsidRPr="00F8454F">
        <w:rPr>
          <w:color w:val="000000" w:themeColor="text1"/>
          <w:sz w:val="24"/>
        </w:rPr>
        <w:t>IOS, Tablet, Notebook</w:t>
      </w:r>
      <w:r w:rsidRPr="00F8454F">
        <w:rPr>
          <w:color w:val="000000" w:themeColor="text1"/>
          <w:sz w:val="24"/>
        </w:rPr>
        <w:t xml:space="preserve"> ou Computador.</w:t>
      </w:r>
    </w:p>
    <w:p w14:paraId="7079BCD5" w14:textId="094E34E3" w:rsidR="00F8454F" w:rsidRDefault="00F8454F" w:rsidP="001E5C33">
      <w:pPr>
        <w:rPr>
          <w:color w:val="000000" w:themeColor="text1"/>
          <w:sz w:val="24"/>
        </w:rPr>
      </w:pPr>
    </w:p>
    <w:p w14:paraId="184FA589" w14:textId="5A16049C" w:rsidR="00F8454F" w:rsidRPr="00F8454F" w:rsidRDefault="00F8454F" w:rsidP="001E5C33">
      <w:pPr>
        <w:rPr>
          <w:color w:val="000000" w:themeColor="text1"/>
          <w:sz w:val="24"/>
        </w:rPr>
      </w:pPr>
    </w:p>
    <w:p w14:paraId="0AC081D0" w14:textId="77777777" w:rsidR="001E5C33" w:rsidRDefault="001E5C33" w:rsidP="001E5C33">
      <w:pPr>
        <w:pStyle w:val="Corpodetexto"/>
        <w:ind w:firstLine="0"/>
        <w:rPr>
          <w:b/>
          <w:sz w:val="36"/>
        </w:rPr>
      </w:pPr>
    </w:p>
    <w:p w14:paraId="67F779F4" w14:textId="3920ABD0" w:rsidR="006926F9" w:rsidRDefault="001E5C33" w:rsidP="003E7309">
      <w:pPr>
        <w:pStyle w:val="Ttulo1"/>
        <w:numPr>
          <w:ilvl w:val="0"/>
          <w:numId w:val="7"/>
        </w:numPr>
      </w:pPr>
      <w:bookmarkStart w:id="3" w:name="_Toc72161684"/>
      <w:r>
        <w:t>JUSTIFICATIVA</w:t>
      </w:r>
      <w:bookmarkEnd w:id="3"/>
      <w:r w:rsidR="003E7309">
        <w:t xml:space="preserve">                </w:t>
      </w:r>
    </w:p>
    <w:p w14:paraId="1C0E7EBA" w14:textId="111F10B2" w:rsidR="006926F9" w:rsidRDefault="006926F9" w:rsidP="006926F9">
      <w:pPr>
        <w:rPr>
          <w:sz w:val="24"/>
          <w:lang w:val="pt-BR" w:eastAsia="pt-BR" w:bidi="ar-SA"/>
        </w:rPr>
      </w:pPr>
      <w:r>
        <w:rPr>
          <w:sz w:val="24"/>
        </w:rPr>
        <w:tab/>
        <w:t xml:space="preserve">Nosso sistema preza pela segurança e confiabilidade dos dados processados, para isso, utilizamos uma Interface de Programação de Aplicações (do inglês, </w:t>
      </w:r>
      <w:r>
        <w:rPr>
          <w:i/>
          <w:sz w:val="24"/>
        </w:rPr>
        <w:t>Application Programming Interface</w:t>
      </w:r>
      <w:r>
        <w:rPr>
          <w:sz w:val="24"/>
        </w:rPr>
        <w:t>), API, para o controle de acesso as informações armazenadas, normatizando e protegendo a comunicação.</w:t>
      </w:r>
    </w:p>
    <w:p w14:paraId="73206D6C" w14:textId="77777777" w:rsidR="006926F9" w:rsidRDefault="006926F9" w:rsidP="006926F9">
      <w:pPr>
        <w:rPr>
          <w:sz w:val="24"/>
        </w:rPr>
      </w:pPr>
      <w:r>
        <w:rPr>
          <w:sz w:val="24"/>
        </w:rPr>
        <w:tab/>
        <w:t>A API permite as equipes de desenvolvimento efetuar as seguintes operações: cadastro e manutenção de usuários.</w:t>
      </w:r>
    </w:p>
    <w:p w14:paraId="3E12CFDB" w14:textId="77777777" w:rsidR="006926F9" w:rsidRDefault="006926F9" w:rsidP="006926F9">
      <w:pPr>
        <w:rPr>
          <w:sz w:val="24"/>
        </w:rPr>
      </w:pPr>
      <w:r>
        <w:rPr>
          <w:sz w:val="24"/>
        </w:rPr>
        <w:tab/>
        <w:t>A comunicação entre a plataforma desenvolvida e a API será feita através do formato JSON (devendo seguir a estrutura de regras explicadas nesse manual) e o protocolo HTTP.</w:t>
      </w:r>
    </w:p>
    <w:p w14:paraId="72BCD5B4" w14:textId="77777777" w:rsidR="006926F9" w:rsidRDefault="006926F9" w:rsidP="006926F9">
      <w:pPr>
        <w:rPr>
          <w:sz w:val="24"/>
        </w:rPr>
      </w:pPr>
      <w:r>
        <w:rPr>
          <w:sz w:val="24"/>
        </w:rPr>
        <w:tab/>
        <w:t>As requisições serão feitas através dos métodos GET (para obter os dados) e POST (para inserção, deleção e alteração dos dados) utilizando as rotas abaixo definidas.</w:t>
      </w:r>
    </w:p>
    <w:p w14:paraId="6159FDBE" w14:textId="77777777" w:rsidR="002B3EDE" w:rsidRDefault="002B3EDE">
      <w:pPr>
        <w:spacing w:line="240" w:lineRule="auto"/>
        <w:ind w:firstLine="0"/>
        <w:jc w:val="left"/>
        <w:rPr>
          <w:b/>
          <w:bCs/>
          <w:sz w:val="32"/>
          <w:szCs w:val="32"/>
        </w:rPr>
      </w:pPr>
      <w:bookmarkStart w:id="4" w:name="_Toc72161686"/>
      <w:r>
        <w:br w:type="page"/>
      </w:r>
    </w:p>
    <w:p w14:paraId="65ADA876" w14:textId="6F977AF7" w:rsidR="007F3703" w:rsidRDefault="004F3253" w:rsidP="002B3EDE">
      <w:pPr>
        <w:pStyle w:val="Ttulo1"/>
        <w:tabs>
          <w:tab w:val="left" w:pos="3784"/>
        </w:tabs>
        <w:ind w:left="0" w:firstLine="0"/>
        <w:rPr>
          <w:noProof/>
        </w:rPr>
      </w:pPr>
      <w:r>
        <w:rPr>
          <w:noProof/>
        </w:rPr>
        <w:lastRenderedPageBreak/>
        <w:t>3</w:t>
      </w:r>
      <w:r w:rsidR="007F3703" w:rsidRPr="00614926">
        <w:rPr>
          <w:noProof/>
        </w:rPr>
        <w:t>.</w:t>
      </w:r>
      <w:r w:rsidR="007F3703">
        <w:rPr>
          <w:noProof/>
        </w:rPr>
        <w:t>1</w:t>
      </w:r>
      <w:r w:rsidR="007F3703" w:rsidRPr="00614926">
        <w:rPr>
          <w:noProof/>
        </w:rPr>
        <w:t xml:space="preserve"> </w:t>
      </w:r>
      <w:r w:rsidR="007F3703" w:rsidRPr="00A578AD">
        <w:rPr>
          <w:rFonts w:eastAsia="Calibri"/>
          <w:color w:val="000000"/>
        </w:rPr>
        <w:t xml:space="preserve">Matriz </w:t>
      </w:r>
      <w:r w:rsidR="007F3703">
        <w:rPr>
          <w:rFonts w:eastAsia="Calibri"/>
          <w:color w:val="000000"/>
        </w:rPr>
        <w:t>S</w:t>
      </w:r>
      <w:r w:rsidR="007F3703" w:rsidRPr="00A578AD">
        <w:rPr>
          <w:rFonts w:eastAsia="Calibri"/>
          <w:color w:val="000000"/>
        </w:rPr>
        <w:t xml:space="preserve">wot </w:t>
      </w:r>
      <w:r w:rsidR="007F3703">
        <w:rPr>
          <w:rFonts w:eastAsia="Calibri"/>
          <w:color w:val="000000"/>
        </w:rPr>
        <w:t>Delivoro</w:t>
      </w:r>
      <w:bookmarkEnd w:id="4"/>
      <w:r w:rsidR="00E12C1F">
        <w:rPr>
          <w:rFonts w:eastAsia="Calibri"/>
          <w:color w:val="000000"/>
        </w:rPr>
        <w:t>(2019)</w:t>
      </w:r>
    </w:p>
    <w:p w14:paraId="45028994" w14:textId="0FB887F9" w:rsidR="003F6E3C" w:rsidRDefault="007F3703" w:rsidP="003F6E3C">
      <w:pPr>
        <w:pStyle w:val="Corpodetexto"/>
        <w:tabs>
          <w:tab w:val="left" w:pos="6521"/>
        </w:tabs>
        <w:spacing w:before="189"/>
        <w:ind w:right="101" w:firstLine="0"/>
        <w:rPr>
          <w:b/>
          <w:bCs/>
          <w:noProof/>
        </w:rPr>
      </w:pPr>
      <w:r>
        <w:rPr>
          <w:b/>
          <w:bCs/>
          <w:noProof/>
          <w:lang w:val="pt-BR" w:eastAsia="pt-BR" w:bidi="ar-SA"/>
        </w:rPr>
        <w:drawing>
          <wp:inline distT="0" distB="0" distL="0" distR="0" wp14:anchorId="10B9CA74" wp14:editId="7249E993">
            <wp:extent cx="6392400" cy="4813102"/>
            <wp:effectExtent l="0" t="0" r="889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3">
                      <a:extLst>
                        <a:ext uri="{28A0092B-C50C-407E-A947-70E740481C1C}">
                          <a14:useLocalDpi xmlns:a14="http://schemas.microsoft.com/office/drawing/2010/main" val="0"/>
                        </a:ext>
                      </a:extLst>
                    </a:blip>
                    <a:stretch>
                      <a:fillRect/>
                    </a:stretch>
                  </pic:blipFill>
                  <pic:spPr>
                    <a:xfrm>
                      <a:off x="0" y="0"/>
                      <a:ext cx="6392400" cy="4813102"/>
                    </a:xfrm>
                    <a:prstGeom prst="rect">
                      <a:avLst/>
                    </a:prstGeom>
                  </pic:spPr>
                </pic:pic>
              </a:graphicData>
            </a:graphic>
          </wp:inline>
        </w:drawing>
      </w:r>
    </w:p>
    <w:p w14:paraId="354511A2" w14:textId="77777777" w:rsidR="003F6E3C" w:rsidRDefault="003F6E3C">
      <w:pPr>
        <w:spacing w:line="240" w:lineRule="auto"/>
        <w:ind w:firstLine="0"/>
        <w:jc w:val="left"/>
        <w:rPr>
          <w:b/>
          <w:bCs/>
          <w:noProof/>
          <w:sz w:val="24"/>
          <w:szCs w:val="24"/>
        </w:rPr>
      </w:pPr>
      <w:r>
        <w:rPr>
          <w:b/>
          <w:bCs/>
          <w:noProof/>
        </w:rPr>
        <w:br w:type="page"/>
      </w:r>
    </w:p>
    <w:p w14:paraId="1EEC4DC3" w14:textId="609DD147" w:rsidR="007F3703" w:rsidRPr="00C67203" w:rsidRDefault="004F3253" w:rsidP="007F3703">
      <w:pPr>
        <w:pStyle w:val="Ttulo1"/>
        <w:tabs>
          <w:tab w:val="left" w:pos="3784"/>
        </w:tabs>
        <w:ind w:left="0" w:firstLine="0"/>
        <w:rPr>
          <w:noProof/>
        </w:rPr>
      </w:pPr>
      <w:bookmarkStart w:id="5" w:name="_Toc72161687"/>
      <w:r>
        <w:rPr>
          <w:noProof/>
        </w:rPr>
        <w:lastRenderedPageBreak/>
        <w:t>3</w:t>
      </w:r>
      <w:r w:rsidR="007F3703" w:rsidRPr="00614926">
        <w:rPr>
          <w:noProof/>
        </w:rPr>
        <w:t>.</w:t>
      </w:r>
      <w:r w:rsidR="007F3703">
        <w:rPr>
          <w:noProof/>
        </w:rPr>
        <w:t>2</w:t>
      </w:r>
      <w:r w:rsidR="007F3703" w:rsidRPr="00614926">
        <w:rPr>
          <w:noProof/>
        </w:rPr>
        <w:t xml:space="preserve"> </w:t>
      </w:r>
      <w:r w:rsidR="007F3703" w:rsidRPr="00A578AD">
        <w:rPr>
          <w:rFonts w:eastAsia="Calibri"/>
          <w:color w:val="000000"/>
        </w:rPr>
        <w:t xml:space="preserve">Matriz </w:t>
      </w:r>
      <w:r w:rsidR="007F3703">
        <w:rPr>
          <w:rFonts w:eastAsia="Calibri"/>
          <w:color w:val="000000"/>
        </w:rPr>
        <w:t>S</w:t>
      </w:r>
      <w:r w:rsidR="007F3703" w:rsidRPr="00A578AD">
        <w:rPr>
          <w:rFonts w:eastAsia="Calibri"/>
          <w:color w:val="000000"/>
        </w:rPr>
        <w:t>wot</w:t>
      </w:r>
      <w:r w:rsidR="007F3703">
        <w:rPr>
          <w:rFonts w:eastAsia="Calibri"/>
          <w:color w:val="000000"/>
        </w:rPr>
        <w:t xml:space="preserve"> IFOOD</w:t>
      </w:r>
      <w:bookmarkEnd w:id="5"/>
      <w:r w:rsidR="00E12C1F" w:rsidRPr="00E12C1F">
        <w:rPr>
          <w:rFonts w:ascii="Segoe UI" w:hAnsi="Segoe UI" w:cs="Segoe UI"/>
          <w:color w:val="000000"/>
          <w:shd w:val="clear" w:color="auto" w:fill="FFFFFF"/>
        </w:rPr>
        <w:t xml:space="preserve"> </w:t>
      </w:r>
      <w:r w:rsidR="00E12C1F">
        <w:rPr>
          <w:rFonts w:ascii="Segoe UI" w:hAnsi="Segoe UI" w:cs="Segoe UI"/>
          <w:color w:val="000000"/>
          <w:shd w:val="clear" w:color="auto" w:fill="FFFFFF"/>
        </w:rPr>
        <w:t>(PINTO et al., 2019)</w:t>
      </w:r>
    </w:p>
    <w:p w14:paraId="1836D184" w14:textId="0A106B0E" w:rsidR="007F3703" w:rsidRPr="007F3703" w:rsidRDefault="007F3703" w:rsidP="007F3703">
      <w:pPr>
        <w:pStyle w:val="Corpodetexto"/>
        <w:tabs>
          <w:tab w:val="left" w:pos="6521"/>
        </w:tabs>
        <w:spacing w:before="189"/>
        <w:ind w:right="101" w:firstLine="0"/>
        <w:rPr>
          <w:b/>
          <w:bCs/>
        </w:rPr>
      </w:pPr>
      <w:r>
        <w:rPr>
          <w:b/>
          <w:bCs/>
          <w:noProof/>
          <w:lang w:val="pt-BR" w:eastAsia="pt-BR" w:bidi="ar-SA"/>
        </w:rPr>
        <w:drawing>
          <wp:inline distT="0" distB="0" distL="0" distR="0" wp14:anchorId="6DE9E8CD" wp14:editId="1D9CFCAD">
            <wp:extent cx="6411329" cy="4825193"/>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4">
                      <a:extLst>
                        <a:ext uri="{28A0092B-C50C-407E-A947-70E740481C1C}">
                          <a14:useLocalDpi xmlns:a14="http://schemas.microsoft.com/office/drawing/2010/main" val="0"/>
                        </a:ext>
                      </a:extLst>
                    </a:blip>
                    <a:stretch>
                      <a:fillRect/>
                    </a:stretch>
                  </pic:blipFill>
                  <pic:spPr>
                    <a:xfrm>
                      <a:off x="0" y="0"/>
                      <a:ext cx="6411329" cy="4825193"/>
                    </a:xfrm>
                    <a:prstGeom prst="rect">
                      <a:avLst/>
                    </a:prstGeom>
                  </pic:spPr>
                </pic:pic>
              </a:graphicData>
            </a:graphic>
          </wp:inline>
        </w:drawing>
      </w:r>
      <w:r>
        <w:rPr>
          <w:noProof/>
        </w:rPr>
        <w:br w:type="page"/>
      </w:r>
    </w:p>
    <w:p w14:paraId="5740EA76" w14:textId="40A4D5AA" w:rsidR="007F3703" w:rsidRPr="00C67203" w:rsidRDefault="004F3253" w:rsidP="007F3703">
      <w:pPr>
        <w:pStyle w:val="Ttulo1"/>
        <w:tabs>
          <w:tab w:val="left" w:pos="3784"/>
        </w:tabs>
        <w:ind w:left="811" w:firstLine="0"/>
        <w:rPr>
          <w:noProof/>
        </w:rPr>
      </w:pPr>
      <w:bookmarkStart w:id="6" w:name="_Toc72161688"/>
      <w:r>
        <w:rPr>
          <w:noProof/>
        </w:rPr>
        <w:lastRenderedPageBreak/>
        <w:t>3</w:t>
      </w:r>
      <w:r w:rsidR="007F3703" w:rsidRPr="00614926">
        <w:rPr>
          <w:noProof/>
        </w:rPr>
        <w:t>.</w:t>
      </w:r>
      <w:r w:rsidR="007F3703">
        <w:rPr>
          <w:noProof/>
        </w:rPr>
        <w:t xml:space="preserve">3 </w:t>
      </w:r>
      <w:r w:rsidR="007F3703" w:rsidRPr="005B09B7">
        <w:rPr>
          <w:rFonts w:eastAsia="Calibri"/>
          <w:color w:val="000000"/>
        </w:rPr>
        <w:t>Matriz Swot Habib's</w:t>
      </w:r>
      <w:bookmarkEnd w:id="6"/>
      <w:r w:rsidR="001A385E">
        <w:rPr>
          <w:rFonts w:eastAsia="Calibri"/>
          <w:color w:val="000000"/>
        </w:rPr>
        <w:t xml:space="preserve"> </w:t>
      </w:r>
      <w:r w:rsidR="001A385E">
        <w:rPr>
          <w:rFonts w:ascii="Segoe UI" w:hAnsi="Segoe UI" w:cs="Segoe UI"/>
          <w:color w:val="000000"/>
          <w:shd w:val="clear" w:color="auto" w:fill="FFFFFF"/>
        </w:rPr>
        <w:t>(ALBERTO SARAIVA, 2019)</w:t>
      </w:r>
    </w:p>
    <w:p w14:paraId="5384AFA7" w14:textId="08332A8E" w:rsidR="00F8532A" w:rsidRPr="004F3253" w:rsidRDefault="007F3703" w:rsidP="004F3253">
      <w:pPr>
        <w:pStyle w:val="Corpodetexto"/>
        <w:tabs>
          <w:tab w:val="left" w:pos="6521"/>
        </w:tabs>
        <w:spacing w:before="189"/>
        <w:ind w:right="101" w:firstLine="0"/>
        <w:rPr>
          <w:ins w:id="7" w:author="Igreja" w:date="2020-07-20T21:20:00Z"/>
          <w:b/>
          <w:bCs/>
          <w:noProof/>
          <w:lang w:val="pt-BR" w:eastAsia="pt-BR" w:bidi="ar-SA"/>
        </w:rPr>
      </w:pPr>
      <w:r>
        <w:rPr>
          <w:b/>
          <w:bCs/>
          <w:noProof/>
          <w:lang w:val="pt-BR" w:eastAsia="pt-BR" w:bidi="ar-SA"/>
        </w:rPr>
        <w:drawing>
          <wp:inline distT="0" distB="0" distL="0" distR="0" wp14:anchorId="0C9B1AC6" wp14:editId="31F074D3">
            <wp:extent cx="6420015" cy="478993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5">
                      <a:extLst>
                        <a:ext uri="{28A0092B-C50C-407E-A947-70E740481C1C}">
                          <a14:useLocalDpi xmlns:a14="http://schemas.microsoft.com/office/drawing/2010/main" val="0"/>
                        </a:ext>
                      </a:extLst>
                    </a:blip>
                    <a:stretch>
                      <a:fillRect/>
                    </a:stretch>
                  </pic:blipFill>
                  <pic:spPr>
                    <a:xfrm>
                      <a:off x="0" y="0"/>
                      <a:ext cx="6420015" cy="4789933"/>
                    </a:xfrm>
                    <a:prstGeom prst="rect">
                      <a:avLst/>
                    </a:prstGeom>
                  </pic:spPr>
                </pic:pic>
              </a:graphicData>
            </a:graphic>
          </wp:inline>
        </w:drawing>
      </w:r>
      <w:r w:rsidR="00F8532A">
        <w:t>Os códigos implementados neste trabalho estão disponíve</w:t>
      </w:r>
      <w:r w:rsidR="00D520A8">
        <w:t>is</w:t>
      </w:r>
      <w:r w:rsidR="00F8532A">
        <w:t xml:space="preserve"> separadamente nos seguintes repositórios do GitHub</w:t>
      </w:r>
      <w:r w:rsidR="00D520A8">
        <w:t>:</w:t>
      </w:r>
    </w:p>
    <w:p w14:paraId="4ADB09E5" w14:textId="77777777" w:rsidR="00217159" w:rsidRPr="00217159" w:rsidRDefault="00217159" w:rsidP="00217159">
      <w:pPr>
        <w:pStyle w:val="PargrafodaLista"/>
        <w:numPr>
          <w:ilvl w:val="1"/>
          <w:numId w:val="21"/>
        </w:numPr>
        <w:spacing w:before="1"/>
        <w:ind w:right="3"/>
        <w:rPr>
          <w:b/>
          <w:bCs/>
          <w:sz w:val="24"/>
          <w:szCs w:val="24"/>
          <w:lang w:val="en-US"/>
        </w:rPr>
      </w:pPr>
      <w:r w:rsidRPr="00217159">
        <w:rPr>
          <w:b/>
          <w:bCs/>
          <w:sz w:val="24"/>
          <w:szCs w:val="24"/>
          <w:lang w:val="en-US"/>
        </w:rPr>
        <w:t>Web Front-End</w:t>
      </w:r>
    </w:p>
    <w:p w14:paraId="50178469" w14:textId="15832ABF" w:rsidR="00217159" w:rsidRPr="00217159" w:rsidRDefault="00217159" w:rsidP="00217159">
      <w:pPr>
        <w:pStyle w:val="PargrafodaLista"/>
        <w:numPr>
          <w:ilvl w:val="1"/>
          <w:numId w:val="21"/>
        </w:numPr>
        <w:spacing w:before="1"/>
        <w:ind w:right="3"/>
        <w:rPr>
          <w:b/>
          <w:bCs/>
          <w:sz w:val="24"/>
          <w:szCs w:val="24"/>
          <w:lang w:val="en-US"/>
        </w:rPr>
      </w:pPr>
      <w:r w:rsidRPr="00217159">
        <w:rPr>
          <w:b/>
          <w:bCs/>
          <w:sz w:val="24"/>
          <w:szCs w:val="24"/>
          <w:lang w:val="en-US"/>
        </w:rPr>
        <w:t xml:space="preserve">Em </w:t>
      </w:r>
      <w:r w:rsidR="00666FEC" w:rsidRPr="00217159">
        <w:rPr>
          <w:b/>
          <w:bCs/>
          <w:sz w:val="24"/>
          <w:szCs w:val="24"/>
          <w:lang w:val="en-US"/>
        </w:rPr>
        <w:t>Disinvo</w:t>
      </w:r>
      <w:r w:rsidR="00666FEC">
        <w:rPr>
          <w:b/>
          <w:bCs/>
          <w:sz w:val="24"/>
          <w:szCs w:val="24"/>
          <w:lang w:val="en-US"/>
        </w:rPr>
        <w:t>l</w:t>
      </w:r>
      <w:r w:rsidR="00666FEC" w:rsidRPr="00217159">
        <w:rPr>
          <w:b/>
          <w:bCs/>
          <w:sz w:val="24"/>
          <w:szCs w:val="24"/>
          <w:lang w:val="en-US"/>
        </w:rPr>
        <w:t>vement</w:t>
      </w:r>
      <w:r w:rsidRPr="00217159">
        <w:rPr>
          <w:b/>
          <w:bCs/>
          <w:sz w:val="24"/>
          <w:szCs w:val="24"/>
          <w:lang w:val="en-US"/>
        </w:rPr>
        <w:t>.</w:t>
      </w:r>
    </w:p>
    <w:p w14:paraId="313F9167" w14:textId="77777777" w:rsidR="00217159" w:rsidRPr="00D520A8" w:rsidDel="00F8532A" w:rsidRDefault="00217159" w:rsidP="00217159">
      <w:pPr>
        <w:spacing w:before="1"/>
        <w:ind w:right="3" w:firstLine="0"/>
        <w:rPr>
          <w:del w:id="8" w:author="Igreja" w:date="2020-07-20T21:15:00Z"/>
          <w:sz w:val="24"/>
          <w:szCs w:val="24"/>
          <w:lang w:val="en-US"/>
        </w:rPr>
      </w:pPr>
    </w:p>
    <w:p w14:paraId="6EB9ED6A" w14:textId="77777777" w:rsidR="00217159" w:rsidRPr="00217159" w:rsidRDefault="00217159" w:rsidP="00217159">
      <w:pPr>
        <w:pStyle w:val="PargrafodaLista"/>
        <w:numPr>
          <w:ilvl w:val="1"/>
          <w:numId w:val="21"/>
        </w:numPr>
        <w:spacing w:before="1"/>
        <w:ind w:right="3"/>
        <w:rPr>
          <w:b/>
          <w:bCs/>
          <w:sz w:val="24"/>
          <w:szCs w:val="24"/>
          <w:lang w:val="pt-BR"/>
        </w:rPr>
      </w:pPr>
      <w:r w:rsidRPr="00217159">
        <w:rPr>
          <w:b/>
          <w:bCs/>
          <w:sz w:val="24"/>
          <w:szCs w:val="24"/>
          <w:lang w:val="pt-BR"/>
        </w:rPr>
        <w:t>Mobile</w:t>
      </w:r>
    </w:p>
    <w:p w14:paraId="6DD5E2E8" w14:textId="2A917D03" w:rsidR="00217159" w:rsidRPr="00217159" w:rsidRDefault="00217159" w:rsidP="00217159">
      <w:pPr>
        <w:pStyle w:val="PargrafodaLista"/>
        <w:numPr>
          <w:ilvl w:val="1"/>
          <w:numId w:val="21"/>
        </w:numPr>
        <w:spacing w:before="1"/>
        <w:ind w:right="3"/>
        <w:rPr>
          <w:b/>
          <w:bCs/>
          <w:sz w:val="24"/>
          <w:szCs w:val="24"/>
          <w:lang w:val="en-US"/>
        </w:rPr>
      </w:pPr>
      <w:r w:rsidRPr="00217159">
        <w:rPr>
          <w:b/>
          <w:bCs/>
          <w:sz w:val="24"/>
          <w:szCs w:val="24"/>
          <w:lang w:val="en-US"/>
        </w:rPr>
        <w:t xml:space="preserve">Em </w:t>
      </w:r>
      <w:r w:rsidR="00666FEC" w:rsidRPr="00217159">
        <w:rPr>
          <w:b/>
          <w:bCs/>
          <w:sz w:val="24"/>
          <w:szCs w:val="24"/>
          <w:lang w:val="en-US"/>
        </w:rPr>
        <w:t>Disinvolvement</w:t>
      </w:r>
    </w:p>
    <w:p w14:paraId="416ED199" w14:textId="77777777" w:rsidR="00217159" w:rsidRPr="00217159" w:rsidRDefault="00217159" w:rsidP="00217159">
      <w:pPr>
        <w:pStyle w:val="PargrafodaLista"/>
        <w:numPr>
          <w:ilvl w:val="1"/>
          <w:numId w:val="21"/>
        </w:numPr>
        <w:spacing w:before="1"/>
        <w:ind w:right="3"/>
        <w:rPr>
          <w:b/>
          <w:bCs/>
          <w:sz w:val="24"/>
          <w:szCs w:val="24"/>
          <w:lang w:val="pt-BR"/>
        </w:rPr>
      </w:pPr>
      <w:r w:rsidRPr="00217159">
        <w:rPr>
          <w:b/>
          <w:bCs/>
          <w:sz w:val="24"/>
          <w:szCs w:val="24"/>
          <w:lang w:val="pt-BR"/>
        </w:rPr>
        <w:t>API</w:t>
      </w:r>
    </w:p>
    <w:p w14:paraId="536BA309" w14:textId="7DFCDDB8" w:rsidR="00217159" w:rsidRPr="00217159" w:rsidRDefault="00217159" w:rsidP="00217159">
      <w:pPr>
        <w:pStyle w:val="PargrafodaLista"/>
        <w:numPr>
          <w:ilvl w:val="1"/>
          <w:numId w:val="21"/>
        </w:numPr>
        <w:spacing w:before="1"/>
        <w:ind w:right="3"/>
        <w:rPr>
          <w:b/>
          <w:bCs/>
          <w:sz w:val="24"/>
          <w:szCs w:val="24"/>
          <w:lang w:val="en-US"/>
        </w:rPr>
      </w:pPr>
      <w:r w:rsidRPr="00217159">
        <w:rPr>
          <w:b/>
          <w:bCs/>
          <w:sz w:val="24"/>
          <w:szCs w:val="24"/>
          <w:lang w:val="en-US"/>
        </w:rPr>
        <w:t xml:space="preserve">Em </w:t>
      </w:r>
      <w:r w:rsidR="00666FEC" w:rsidRPr="00217159">
        <w:rPr>
          <w:b/>
          <w:bCs/>
          <w:sz w:val="24"/>
          <w:szCs w:val="24"/>
          <w:lang w:val="en-US"/>
        </w:rPr>
        <w:t>Disinvolvement</w:t>
      </w:r>
    </w:p>
    <w:p w14:paraId="635A82E8" w14:textId="77777777" w:rsidR="00217159" w:rsidRPr="00217159" w:rsidRDefault="00217159" w:rsidP="00217159">
      <w:pPr>
        <w:pStyle w:val="PargrafodaLista"/>
        <w:numPr>
          <w:ilvl w:val="0"/>
          <w:numId w:val="22"/>
        </w:numPr>
        <w:spacing w:before="1"/>
        <w:ind w:right="3"/>
        <w:rPr>
          <w:rStyle w:val="Hyperlink"/>
          <w:b/>
          <w:bCs/>
          <w:color w:val="auto"/>
          <w:sz w:val="24"/>
          <w:szCs w:val="24"/>
          <w:u w:val="none"/>
          <w:lang w:val="pt-BR"/>
        </w:rPr>
      </w:pPr>
      <w:r w:rsidRPr="00217159">
        <w:rPr>
          <w:rStyle w:val="Hyperlink"/>
          <w:b/>
          <w:bCs/>
          <w:color w:val="auto"/>
          <w:sz w:val="24"/>
          <w:szCs w:val="24"/>
          <w:u w:val="none"/>
          <w:lang w:val="pt-BR"/>
        </w:rPr>
        <w:t>Relatório</w:t>
      </w:r>
    </w:p>
    <w:p w14:paraId="2079A326" w14:textId="7CA6C639" w:rsidR="007D64C9" w:rsidRDefault="00217159" w:rsidP="007D64C9">
      <w:pPr>
        <w:pStyle w:val="PargrafodaLista"/>
        <w:numPr>
          <w:ilvl w:val="1"/>
          <w:numId w:val="22"/>
        </w:numPr>
        <w:spacing w:before="1"/>
        <w:ind w:right="3"/>
        <w:rPr>
          <w:b/>
          <w:bCs/>
          <w:sz w:val="24"/>
          <w:szCs w:val="24"/>
          <w:lang w:val="en-US"/>
        </w:rPr>
      </w:pPr>
      <w:r w:rsidRPr="00217159">
        <w:rPr>
          <w:b/>
          <w:bCs/>
          <w:sz w:val="24"/>
          <w:szCs w:val="24"/>
          <w:lang w:val="en-US"/>
        </w:rPr>
        <w:t xml:space="preserve">Em </w:t>
      </w:r>
      <w:r w:rsidR="00666FEC" w:rsidRPr="00217159">
        <w:rPr>
          <w:b/>
          <w:bCs/>
          <w:sz w:val="24"/>
          <w:szCs w:val="24"/>
          <w:lang w:val="en-US"/>
        </w:rPr>
        <w:t>Disinvolvement</w:t>
      </w:r>
    </w:p>
    <w:p w14:paraId="6D4D9CBB" w14:textId="118F0148" w:rsidR="002C1D70" w:rsidRPr="007D64C9" w:rsidRDefault="007D64C9" w:rsidP="007D64C9">
      <w:pPr>
        <w:spacing w:line="240" w:lineRule="auto"/>
        <w:ind w:firstLine="0"/>
        <w:jc w:val="left"/>
        <w:rPr>
          <w:b/>
          <w:bCs/>
          <w:sz w:val="24"/>
          <w:szCs w:val="24"/>
          <w:lang w:val="en-US"/>
        </w:rPr>
      </w:pPr>
      <w:r>
        <w:rPr>
          <w:b/>
          <w:bCs/>
          <w:sz w:val="24"/>
          <w:szCs w:val="24"/>
          <w:lang w:val="en-US"/>
        </w:rPr>
        <w:br w:type="page"/>
      </w:r>
    </w:p>
    <w:p w14:paraId="5E8DACB2" w14:textId="3FC389E9" w:rsidR="00EE734A" w:rsidRDefault="00150B17" w:rsidP="001E5C33">
      <w:pPr>
        <w:pStyle w:val="Ttulo1"/>
        <w:numPr>
          <w:ilvl w:val="0"/>
          <w:numId w:val="7"/>
        </w:numPr>
      </w:pPr>
      <w:bookmarkStart w:id="9" w:name="_Toc72161689"/>
      <w:r>
        <w:lastRenderedPageBreak/>
        <w:t>TAP (TERMO DE ABERTURA DO PROJETO)</w:t>
      </w:r>
      <w:bookmarkEnd w:id="9"/>
    </w:p>
    <w:p w14:paraId="7C271BC0" w14:textId="77777777" w:rsidR="001D08DD" w:rsidRPr="00345C7D" w:rsidRDefault="001D08DD" w:rsidP="001D08DD">
      <w:r w:rsidRPr="0013419C">
        <w:rPr>
          <w:b/>
        </w:rPr>
        <w:t>Título do Projeto ou Resumo do Objetivo</w:t>
      </w:r>
      <w:r>
        <w:t>:</w:t>
      </w:r>
    </w:p>
    <w:p w14:paraId="036094F5" w14:textId="0A58BD9F" w:rsidR="001D08DD" w:rsidRDefault="001D08DD" w:rsidP="001D08DD">
      <w:pPr>
        <w:spacing w:after="164"/>
        <w:ind w:left="-5" w:right="43"/>
      </w:pPr>
      <w:r>
        <w:t xml:space="preserve"> </w:t>
      </w:r>
      <w:r w:rsidR="005476F9">
        <w:t>O Gula Online foi Desenvolvido</w:t>
      </w:r>
      <w:r>
        <w:t xml:space="preserve"> </w:t>
      </w:r>
      <w:r w:rsidR="005476F9">
        <w:t>para ser</w:t>
      </w:r>
      <w:r>
        <w:t xml:space="preserve"> uma so</w:t>
      </w:r>
      <w:r w:rsidR="00985328">
        <w:t>lução tecnológi</w:t>
      </w:r>
      <w:r w:rsidR="008B5176">
        <w:t xml:space="preserve">ca, na qual, atendemos as necessidades de nossos clientes com </w:t>
      </w:r>
      <w:r w:rsidR="00034729">
        <w:t>facilidade e economia</w:t>
      </w:r>
      <w:r w:rsidR="008B5176">
        <w:t xml:space="preserve">, </w:t>
      </w:r>
      <w:r w:rsidR="00C3242C">
        <w:t>através</w:t>
      </w:r>
      <w:r w:rsidR="008B5176">
        <w:t xml:space="preserve"> do</w:t>
      </w:r>
      <w:r w:rsidR="00985328">
        <w:t xml:space="preserve"> nosso aplicativo </w:t>
      </w:r>
      <w:r w:rsidR="00034729">
        <w:t>Voiture</w:t>
      </w:r>
      <w:r w:rsidR="00985328">
        <w:t xml:space="preserve">. </w:t>
      </w:r>
      <w:r>
        <w:t xml:space="preserve"> </w:t>
      </w:r>
    </w:p>
    <w:p w14:paraId="2B3F2664" w14:textId="77777777" w:rsidR="001D08DD" w:rsidRDefault="001D08DD" w:rsidP="001D08DD">
      <w:pPr>
        <w:ind w:left="-15" w:right="43"/>
      </w:pPr>
      <w:r>
        <w:rPr>
          <w:b/>
        </w:rPr>
        <w:t>P</w:t>
      </w:r>
      <w:r w:rsidRPr="0013419C">
        <w:rPr>
          <w:b/>
        </w:rPr>
        <w:t>atrocinadores</w:t>
      </w:r>
      <w:r>
        <w:rPr>
          <w:b/>
        </w:rPr>
        <w:t>:</w:t>
      </w:r>
    </w:p>
    <w:p w14:paraId="30B08453" w14:textId="20FB6988" w:rsidR="001D08DD" w:rsidRDefault="001D08DD" w:rsidP="001D08DD">
      <w:pPr>
        <w:ind w:left="-15" w:right="43"/>
      </w:pPr>
      <w:r>
        <w:t xml:space="preserve">Nossos professores Reenye Alexandre de Lima, Wellington Fabio de Oliveira Martins e Rafael </w:t>
      </w:r>
      <w:r w:rsidR="00034729">
        <w:t xml:space="preserve">Alves Martins </w:t>
      </w:r>
      <w:r>
        <w:t>que também nos ajudaram no desenvolvimento do projeto.</w:t>
      </w:r>
    </w:p>
    <w:tbl>
      <w:tblPr>
        <w:tblStyle w:val="1"/>
        <w:tblW w:w="9103"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81"/>
        <w:gridCol w:w="4822"/>
      </w:tblGrid>
      <w:tr w:rsidR="00E67CAC" w:rsidRPr="00E67CAC" w14:paraId="22B71C5A" w14:textId="77777777" w:rsidTr="00DE570F">
        <w:trPr>
          <w:trHeight w:val="4150"/>
        </w:trPr>
        <w:tc>
          <w:tcPr>
            <w:tcW w:w="4281" w:type="dxa"/>
            <w:shd w:val="clear" w:color="auto" w:fill="FFCC66"/>
            <w:vAlign w:val="center"/>
          </w:tcPr>
          <w:p w14:paraId="39E8661B" w14:textId="77777777" w:rsidR="001D08DD" w:rsidRPr="00E67CAC" w:rsidRDefault="001D08DD" w:rsidP="0034752C">
            <w:pPr>
              <w:ind w:left="0" w:right="43"/>
              <w:rPr>
                <w:color w:val="FFFFFF" w:themeColor="background1"/>
              </w:rPr>
            </w:pPr>
          </w:p>
          <w:p w14:paraId="23A1E244" w14:textId="77777777" w:rsidR="001D08DD" w:rsidRPr="00E67CAC" w:rsidRDefault="001D08DD" w:rsidP="002E765B">
            <w:pPr>
              <w:ind w:left="0" w:right="43" w:firstLine="0"/>
              <w:jc w:val="center"/>
              <w:rPr>
                <w:b/>
                <w:bCs/>
                <w:color w:val="FFFFFF" w:themeColor="background1"/>
              </w:rPr>
            </w:pPr>
            <w:r w:rsidRPr="00E67CAC">
              <w:rPr>
                <w:b/>
                <w:bCs/>
                <w:color w:val="FFFFFF" w:themeColor="background1"/>
              </w:rPr>
              <w:t>Desenvolvedores</w:t>
            </w:r>
          </w:p>
          <w:p w14:paraId="147216FC" w14:textId="77777777" w:rsidR="001D08DD" w:rsidRPr="00E67CAC" w:rsidRDefault="001D08DD" w:rsidP="002E765B">
            <w:pPr>
              <w:ind w:left="0" w:right="43" w:firstLine="0"/>
              <w:jc w:val="center"/>
              <w:rPr>
                <w:b/>
                <w:bCs/>
                <w:color w:val="FFFFFF" w:themeColor="background1"/>
              </w:rPr>
            </w:pPr>
            <w:r w:rsidRPr="00E67CAC">
              <w:rPr>
                <w:b/>
                <w:bCs/>
                <w:color w:val="FFFFFF" w:themeColor="background1"/>
              </w:rPr>
              <w:t>RH</w:t>
            </w:r>
          </w:p>
          <w:p w14:paraId="77E87193" w14:textId="77777777" w:rsidR="001D08DD" w:rsidRPr="00E67CAC" w:rsidRDefault="001D08DD" w:rsidP="002E765B">
            <w:pPr>
              <w:ind w:left="0" w:right="43" w:firstLine="0"/>
              <w:jc w:val="center"/>
              <w:rPr>
                <w:color w:val="FFFFFF" w:themeColor="background1"/>
              </w:rPr>
            </w:pPr>
            <w:r w:rsidRPr="00E67CAC">
              <w:rPr>
                <w:b/>
                <w:bCs/>
                <w:color w:val="FFFFFF" w:themeColor="background1"/>
                <w:sz w:val="20"/>
              </w:rPr>
              <w:t>(Recursos Humanos)</w:t>
            </w:r>
          </w:p>
        </w:tc>
        <w:tc>
          <w:tcPr>
            <w:tcW w:w="4822" w:type="dxa"/>
            <w:shd w:val="clear" w:color="auto" w:fill="FF5050"/>
            <w:vAlign w:val="center"/>
          </w:tcPr>
          <w:p w14:paraId="2B59FECD" w14:textId="77777777" w:rsidR="001D08DD" w:rsidRPr="00E67CAC" w:rsidRDefault="001D08DD" w:rsidP="0034752C">
            <w:pPr>
              <w:spacing w:after="117" w:line="259" w:lineRule="auto"/>
              <w:ind w:left="64" w:right="0"/>
              <w:jc w:val="center"/>
              <w:rPr>
                <w:color w:val="FFFFFF" w:themeColor="background1"/>
              </w:rPr>
            </w:pPr>
          </w:p>
          <w:p w14:paraId="48BEAFA4" w14:textId="53BCD7E4" w:rsidR="0054165C" w:rsidRPr="00E67CAC" w:rsidRDefault="0054165C" w:rsidP="0054165C">
            <w:pPr>
              <w:pStyle w:val="Corpodetexto"/>
              <w:ind w:right="1201"/>
              <w:jc w:val="center"/>
              <w:rPr>
                <w:b/>
                <w:bCs/>
                <w:color w:val="FFFFFF" w:themeColor="background1"/>
              </w:rPr>
            </w:pPr>
            <w:r w:rsidRPr="00E67CAC">
              <w:rPr>
                <w:b/>
                <w:bCs/>
                <w:color w:val="FFFFFF" w:themeColor="background1"/>
              </w:rPr>
              <w:t>Ian Pacheco Vieiro</w:t>
            </w:r>
          </w:p>
          <w:p w14:paraId="0EB3376C" w14:textId="77777777" w:rsidR="0054165C" w:rsidRPr="00E67CAC" w:rsidRDefault="0054165C" w:rsidP="0054165C">
            <w:pPr>
              <w:pStyle w:val="Corpodetexto"/>
              <w:ind w:right="1201"/>
              <w:jc w:val="center"/>
              <w:rPr>
                <w:b/>
                <w:bCs/>
                <w:color w:val="FFFFFF" w:themeColor="background1"/>
              </w:rPr>
            </w:pPr>
          </w:p>
          <w:p w14:paraId="5664FAF2" w14:textId="0C61EBCD" w:rsidR="0054165C" w:rsidRPr="00E67CAC" w:rsidRDefault="0054165C" w:rsidP="0054165C">
            <w:pPr>
              <w:pStyle w:val="Corpodetexto"/>
              <w:ind w:right="1201"/>
              <w:jc w:val="center"/>
              <w:rPr>
                <w:b/>
                <w:bCs/>
                <w:color w:val="FFFFFF" w:themeColor="background1"/>
              </w:rPr>
            </w:pPr>
            <w:r w:rsidRPr="00E67CAC">
              <w:rPr>
                <w:b/>
                <w:bCs/>
                <w:color w:val="FFFFFF" w:themeColor="background1"/>
              </w:rPr>
              <w:t>Janderson Da Silva</w:t>
            </w:r>
          </w:p>
          <w:p w14:paraId="239FC87A" w14:textId="77777777" w:rsidR="0054165C" w:rsidRPr="00E67CAC" w:rsidRDefault="0054165C" w:rsidP="0054165C">
            <w:pPr>
              <w:pStyle w:val="Corpodetexto"/>
              <w:ind w:right="1201"/>
              <w:jc w:val="center"/>
              <w:rPr>
                <w:b/>
                <w:bCs/>
                <w:color w:val="FFFFFF" w:themeColor="background1"/>
              </w:rPr>
            </w:pPr>
          </w:p>
          <w:p w14:paraId="7AFC03FB" w14:textId="43DAC238" w:rsidR="0054165C" w:rsidRPr="00E67CAC" w:rsidRDefault="0054165C" w:rsidP="0054165C">
            <w:pPr>
              <w:pStyle w:val="Corpodetexto"/>
              <w:ind w:right="1201"/>
              <w:jc w:val="center"/>
              <w:rPr>
                <w:b/>
                <w:bCs/>
                <w:color w:val="FFFFFF" w:themeColor="background1"/>
              </w:rPr>
            </w:pPr>
            <w:r w:rsidRPr="00E67CAC">
              <w:rPr>
                <w:b/>
                <w:bCs/>
                <w:color w:val="FFFFFF" w:themeColor="background1"/>
              </w:rPr>
              <w:t>Jenifer Santos De Sá</w:t>
            </w:r>
          </w:p>
          <w:p w14:paraId="3A59A647" w14:textId="77777777" w:rsidR="0054165C" w:rsidRPr="00E67CAC" w:rsidRDefault="0054165C" w:rsidP="0054165C">
            <w:pPr>
              <w:pStyle w:val="Corpodetexto"/>
              <w:ind w:right="1201"/>
              <w:jc w:val="center"/>
              <w:rPr>
                <w:b/>
                <w:bCs/>
                <w:color w:val="FFFFFF" w:themeColor="background1"/>
              </w:rPr>
            </w:pPr>
          </w:p>
          <w:p w14:paraId="3131ADDE" w14:textId="1C4CB3A8" w:rsidR="0054165C" w:rsidRPr="00E67CAC" w:rsidRDefault="0054165C" w:rsidP="0054165C">
            <w:pPr>
              <w:pStyle w:val="Corpodetexto"/>
              <w:ind w:right="1201"/>
              <w:jc w:val="center"/>
              <w:rPr>
                <w:b/>
                <w:bCs/>
                <w:color w:val="FFFFFF" w:themeColor="background1"/>
              </w:rPr>
            </w:pPr>
            <w:r w:rsidRPr="00E67CAC">
              <w:rPr>
                <w:b/>
                <w:bCs/>
                <w:color w:val="FFFFFF" w:themeColor="background1"/>
              </w:rPr>
              <w:t>Maisa Druidi Vergílio</w:t>
            </w:r>
          </w:p>
          <w:p w14:paraId="459500E8" w14:textId="77777777" w:rsidR="0054165C" w:rsidRPr="00E67CAC" w:rsidRDefault="0054165C" w:rsidP="0054165C">
            <w:pPr>
              <w:pStyle w:val="Corpodetexto"/>
              <w:ind w:right="1201"/>
              <w:jc w:val="center"/>
              <w:rPr>
                <w:b/>
                <w:bCs/>
                <w:color w:val="FFFFFF" w:themeColor="background1"/>
              </w:rPr>
            </w:pPr>
          </w:p>
          <w:p w14:paraId="59E7F6E3" w14:textId="22306621" w:rsidR="0054165C" w:rsidRPr="00E67CAC" w:rsidRDefault="0054165C" w:rsidP="0054165C">
            <w:pPr>
              <w:pStyle w:val="Corpodetexto"/>
              <w:ind w:left="0" w:right="1201" w:firstLine="0"/>
              <w:rPr>
                <w:b/>
                <w:bCs/>
                <w:color w:val="FFFFFF" w:themeColor="background1"/>
                <w:lang w:val="pt-BR"/>
              </w:rPr>
            </w:pPr>
            <w:r w:rsidRPr="00E67CAC">
              <w:rPr>
                <w:b/>
                <w:bCs/>
                <w:color w:val="FFFFFF" w:themeColor="background1"/>
                <w:lang w:val="pt-BR"/>
              </w:rPr>
              <w:t xml:space="preserve">         Robésio Do Carmo Silva</w:t>
            </w:r>
          </w:p>
          <w:p w14:paraId="31E584E1" w14:textId="77777777" w:rsidR="0054165C" w:rsidRPr="00E67CAC" w:rsidRDefault="0054165C" w:rsidP="0054165C">
            <w:pPr>
              <w:pStyle w:val="Corpodetexto"/>
              <w:ind w:right="1201"/>
              <w:jc w:val="center"/>
              <w:rPr>
                <w:b/>
                <w:bCs/>
                <w:color w:val="FFFFFF" w:themeColor="background1"/>
                <w:lang w:val="pt-BR"/>
              </w:rPr>
            </w:pPr>
          </w:p>
          <w:p w14:paraId="266CA980" w14:textId="31AF48ED" w:rsidR="0054165C" w:rsidRPr="00E67CAC" w:rsidRDefault="0054165C" w:rsidP="0054165C">
            <w:pPr>
              <w:pStyle w:val="Corpodetexto"/>
              <w:ind w:right="1201" w:firstLine="0"/>
              <w:rPr>
                <w:b/>
                <w:bCs/>
                <w:color w:val="FFFFFF" w:themeColor="background1"/>
                <w:lang w:val="pt-BR"/>
              </w:rPr>
            </w:pPr>
            <w:r w:rsidRPr="00E67CAC">
              <w:rPr>
                <w:b/>
                <w:bCs/>
                <w:color w:val="FFFFFF" w:themeColor="background1"/>
                <w:lang w:val="pt-BR"/>
              </w:rPr>
              <w:t xml:space="preserve">         Cristian Rafael Da Silva</w:t>
            </w:r>
          </w:p>
          <w:p w14:paraId="1AE372C8" w14:textId="77777777" w:rsidR="001D08DD" w:rsidRPr="00E67CAC" w:rsidRDefault="001D08DD" w:rsidP="0054165C">
            <w:pPr>
              <w:spacing w:after="116" w:line="259" w:lineRule="auto"/>
              <w:ind w:right="572"/>
              <w:jc w:val="left"/>
              <w:rPr>
                <w:color w:val="FFFFFF" w:themeColor="background1"/>
              </w:rPr>
            </w:pPr>
          </w:p>
        </w:tc>
      </w:tr>
      <w:tr w:rsidR="00E67CAC" w:rsidRPr="00E67CAC" w14:paraId="74CF3B17" w14:textId="77777777" w:rsidTr="00DE570F">
        <w:trPr>
          <w:trHeight w:val="380"/>
        </w:trPr>
        <w:tc>
          <w:tcPr>
            <w:tcW w:w="4281" w:type="dxa"/>
            <w:shd w:val="clear" w:color="auto" w:fill="FF5050"/>
            <w:vAlign w:val="center"/>
          </w:tcPr>
          <w:p w14:paraId="65C77D4A" w14:textId="77777777" w:rsidR="001D08DD" w:rsidRPr="00E67CAC" w:rsidRDefault="002E765B" w:rsidP="00C93DD1">
            <w:pPr>
              <w:tabs>
                <w:tab w:val="left" w:pos="1716"/>
              </w:tabs>
              <w:ind w:left="299" w:right="175" w:hanging="142"/>
              <w:rPr>
                <w:b/>
                <w:bCs/>
                <w:color w:val="FFFFFF" w:themeColor="background1"/>
              </w:rPr>
            </w:pPr>
            <w:r w:rsidRPr="00E67CAC">
              <w:rPr>
                <w:b/>
                <w:bCs/>
                <w:color w:val="FFFFFF" w:themeColor="background1"/>
              </w:rPr>
              <w:t xml:space="preserve">Gerente de </w:t>
            </w:r>
            <w:r w:rsidR="001D08DD" w:rsidRPr="00E67CAC">
              <w:rPr>
                <w:b/>
                <w:bCs/>
                <w:color w:val="FFFFFF" w:themeColor="background1"/>
              </w:rPr>
              <w:t>Projeto</w:t>
            </w:r>
          </w:p>
        </w:tc>
        <w:tc>
          <w:tcPr>
            <w:tcW w:w="4822" w:type="dxa"/>
            <w:shd w:val="clear" w:color="auto" w:fill="FFCC66"/>
            <w:vAlign w:val="center"/>
          </w:tcPr>
          <w:p w14:paraId="311E5C7F" w14:textId="0D5B07C9" w:rsidR="001D08DD" w:rsidRPr="00E67CAC" w:rsidRDefault="0054165C" w:rsidP="00923DDE">
            <w:pPr>
              <w:tabs>
                <w:tab w:val="left" w:pos="1451"/>
              </w:tabs>
              <w:spacing w:after="116" w:line="259" w:lineRule="auto"/>
              <w:ind w:left="0" w:right="1593" w:firstLine="0"/>
              <w:jc w:val="left"/>
              <w:rPr>
                <w:b/>
                <w:bCs/>
                <w:color w:val="FFFFFF" w:themeColor="background1"/>
              </w:rPr>
            </w:pPr>
            <w:r w:rsidRPr="00E67CAC">
              <w:rPr>
                <w:b/>
                <w:bCs/>
                <w:color w:val="FFFFFF" w:themeColor="background1"/>
              </w:rPr>
              <w:t>Robésio Do Carmo Silva</w:t>
            </w:r>
          </w:p>
        </w:tc>
      </w:tr>
      <w:tr w:rsidR="00E67CAC" w:rsidRPr="00E67CAC" w14:paraId="5119DE20" w14:textId="77777777" w:rsidTr="00DE570F">
        <w:trPr>
          <w:trHeight w:val="385"/>
        </w:trPr>
        <w:tc>
          <w:tcPr>
            <w:tcW w:w="4281" w:type="dxa"/>
            <w:shd w:val="clear" w:color="auto" w:fill="FFCC66"/>
            <w:vAlign w:val="center"/>
          </w:tcPr>
          <w:p w14:paraId="4D1AE215" w14:textId="77777777" w:rsidR="001D08DD" w:rsidRPr="00E67CAC" w:rsidRDefault="001D08DD" w:rsidP="002E765B">
            <w:pPr>
              <w:ind w:left="0" w:right="43" w:firstLine="157"/>
              <w:rPr>
                <w:b/>
                <w:bCs/>
                <w:color w:val="FFFFFF" w:themeColor="background1"/>
              </w:rPr>
            </w:pPr>
            <w:r w:rsidRPr="00E67CAC">
              <w:rPr>
                <w:b/>
                <w:bCs/>
                <w:color w:val="FFFFFF" w:themeColor="background1"/>
              </w:rPr>
              <w:t>Patrocinador</w:t>
            </w:r>
          </w:p>
        </w:tc>
        <w:tc>
          <w:tcPr>
            <w:tcW w:w="4822" w:type="dxa"/>
            <w:shd w:val="clear" w:color="auto" w:fill="FF5050"/>
            <w:vAlign w:val="center"/>
          </w:tcPr>
          <w:p w14:paraId="1B601BDE" w14:textId="77777777" w:rsidR="001D08DD" w:rsidRPr="00E67CAC" w:rsidRDefault="001D08DD" w:rsidP="0034752C">
            <w:pPr>
              <w:ind w:left="0" w:right="43"/>
              <w:rPr>
                <w:b/>
                <w:bCs/>
                <w:color w:val="FFFFFF" w:themeColor="background1"/>
              </w:rPr>
            </w:pPr>
            <w:r w:rsidRPr="00E67CAC">
              <w:rPr>
                <w:b/>
                <w:bCs/>
                <w:color w:val="FFFFFF" w:themeColor="background1"/>
              </w:rPr>
              <w:t>Wellington, Reenye e Rafael</w:t>
            </w:r>
          </w:p>
        </w:tc>
      </w:tr>
      <w:tr w:rsidR="00E67CAC" w:rsidRPr="00E67CAC" w14:paraId="23234D7A" w14:textId="77777777" w:rsidTr="00DE570F">
        <w:trPr>
          <w:trHeight w:val="377"/>
        </w:trPr>
        <w:tc>
          <w:tcPr>
            <w:tcW w:w="4281" w:type="dxa"/>
            <w:shd w:val="clear" w:color="auto" w:fill="FF5050"/>
            <w:vAlign w:val="center"/>
          </w:tcPr>
          <w:p w14:paraId="686B6097" w14:textId="77777777" w:rsidR="001D08DD" w:rsidRPr="00E67CAC" w:rsidRDefault="001D08DD" w:rsidP="002E765B">
            <w:pPr>
              <w:ind w:left="0" w:right="43" w:firstLine="157"/>
              <w:rPr>
                <w:b/>
                <w:bCs/>
                <w:color w:val="FFFFFF" w:themeColor="background1"/>
              </w:rPr>
            </w:pPr>
            <w:r w:rsidRPr="00E67CAC">
              <w:rPr>
                <w:b/>
                <w:bCs/>
                <w:color w:val="FFFFFF" w:themeColor="background1"/>
              </w:rPr>
              <w:t>Cliente</w:t>
            </w:r>
          </w:p>
        </w:tc>
        <w:tc>
          <w:tcPr>
            <w:tcW w:w="4822" w:type="dxa"/>
            <w:shd w:val="clear" w:color="auto" w:fill="FFCC66"/>
            <w:vAlign w:val="center"/>
          </w:tcPr>
          <w:p w14:paraId="7A65816E" w14:textId="5537F41E" w:rsidR="001D08DD" w:rsidRPr="00E67CAC" w:rsidRDefault="001D08DD" w:rsidP="0034752C">
            <w:pPr>
              <w:ind w:left="0" w:right="43"/>
              <w:rPr>
                <w:b/>
                <w:bCs/>
                <w:color w:val="FFFFFF" w:themeColor="background1"/>
              </w:rPr>
            </w:pPr>
            <w:r w:rsidRPr="00E67CAC">
              <w:rPr>
                <w:b/>
                <w:bCs/>
                <w:color w:val="FFFFFF" w:themeColor="background1"/>
              </w:rPr>
              <w:t xml:space="preserve">Escola Senai </w:t>
            </w:r>
            <w:r w:rsidR="00C3242C" w:rsidRPr="00E67CAC">
              <w:rPr>
                <w:b/>
                <w:bCs/>
                <w:color w:val="FFFFFF" w:themeColor="background1"/>
              </w:rPr>
              <w:t>Jaguariúna</w:t>
            </w:r>
          </w:p>
        </w:tc>
      </w:tr>
      <w:tr w:rsidR="00E67CAC" w:rsidRPr="00E67CAC" w14:paraId="04EA53AF" w14:textId="77777777" w:rsidTr="00DE570F">
        <w:trPr>
          <w:trHeight w:val="528"/>
        </w:trPr>
        <w:tc>
          <w:tcPr>
            <w:tcW w:w="4281" w:type="dxa"/>
            <w:shd w:val="clear" w:color="auto" w:fill="FFCC66"/>
            <w:vAlign w:val="center"/>
          </w:tcPr>
          <w:p w14:paraId="1C60062F" w14:textId="77777777" w:rsidR="001D08DD" w:rsidRPr="00E67CAC" w:rsidRDefault="00AE459D" w:rsidP="00C93DD1">
            <w:pPr>
              <w:tabs>
                <w:tab w:val="left" w:pos="582"/>
              </w:tabs>
              <w:ind w:left="0" w:right="175" w:firstLine="157"/>
              <w:rPr>
                <w:b/>
                <w:bCs/>
                <w:color w:val="FFFFFF" w:themeColor="background1"/>
              </w:rPr>
            </w:pPr>
            <w:r w:rsidRPr="00E67CAC">
              <w:rPr>
                <w:b/>
                <w:bCs/>
                <w:color w:val="FFFFFF" w:themeColor="background1"/>
              </w:rPr>
              <w:t>Prazo ou data de entrega do Projeto.</w:t>
            </w:r>
          </w:p>
        </w:tc>
        <w:tc>
          <w:tcPr>
            <w:tcW w:w="4822" w:type="dxa"/>
            <w:shd w:val="clear" w:color="auto" w:fill="FF5050"/>
            <w:vAlign w:val="center"/>
          </w:tcPr>
          <w:p w14:paraId="2AD9E9C7" w14:textId="34EE9C1E" w:rsidR="001D08DD" w:rsidRPr="00E67CAC" w:rsidRDefault="00923DDE" w:rsidP="00C93DD1">
            <w:pPr>
              <w:ind w:left="0" w:right="43" w:firstLine="0"/>
              <w:jc w:val="center"/>
              <w:rPr>
                <w:b/>
                <w:color w:val="FFFFFF" w:themeColor="background1"/>
              </w:rPr>
            </w:pPr>
            <w:r w:rsidRPr="00E67CAC">
              <w:rPr>
                <w:b/>
                <w:color w:val="FFFFFF" w:themeColor="background1"/>
              </w:rPr>
              <w:t>01</w:t>
            </w:r>
            <w:r w:rsidR="001D08DD" w:rsidRPr="00E67CAC">
              <w:rPr>
                <w:b/>
                <w:color w:val="FFFFFF" w:themeColor="background1"/>
              </w:rPr>
              <w:t>/</w:t>
            </w:r>
            <w:r w:rsidR="00034729" w:rsidRPr="00E67CAC">
              <w:rPr>
                <w:b/>
                <w:color w:val="FFFFFF" w:themeColor="background1"/>
              </w:rPr>
              <w:t>0</w:t>
            </w:r>
            <w:r w:rsidRPr="00E67CAC">
              <w:rPr>
                <w:b/>
                <w:color w:val="FFFFFF" w:themeColor="background1"/>
              </w:rPr>
              <w:t>6</w:t>
            </w:r>
            <w:r w:rsidR="001D08DD" w:rsidRPr="00E67CAC">
              <w:rPr>
                <w:b/>
                <w:color w:val="FFFFFF" w:themeColor="background1"/>
              </w:rPr>
              <w:t>/202</w:t>
            </w:r>
            <w:r w:rsidRPr="00E67CAC">
              <w:rPr>
                <w:b/>
                <w:color w:val="FFFFFF" w:themeColor="background1"/>
              </w:rPr>
              <w:t>1</w:t>
            </w:r>
          </w:p>
        </w:tc>
      </w:tr>
    </w:tbl>
    <w:p w14:paraId="2C9912A1" w14:textId="058AE0C8" w:rsidR="001D08DD" w:rsidRPr="00E67CAC" w:rsidRDefault="001D08DD" w:rsidP="001D08DD">
      <w:pPr>
        <w:ind w:left="-15" w:right="43" w:firstLine="708"/>
        <w:rPr>
          <w:color w:val="FFFFFF" w:themeColor="background1"/>
        </w:rPr>
      </w:pPr>
      <w:r w:rsidRPr="00E67CAC">
        <w:rPr>
          <w:color w:val="FFFFFF" w:themeColor="background1"/>
        </w:rPr>
        <w:t xml:space="preserve"> </w:t>
      </w:r>
      <w:r w:rsidRPr="00E67CAC">
        <w:rPr>
          <w:color w:val="FFFFFF" w:themeColor="background1"/>
        </w:rPr>
        <w:tab/>
        <w:t xml:space="preserve"> </w:t>
      </w:r>
    </w:p>
    <w:tbl>
      <w:tblPr>
        <w:tblStyle w:val="Tabelacomgrade"/>
        <w:tblW w:w="9096" w:type="dxa"/>
        <w:tblInd w:w="-15" w:type="dxa"/>
        <w:tblLook w:val="04A0" w:firstRow="1" w:lastRow="0" w:firstColumn="1" w:lastColumn="0" w:noHBand="0" w:noVBand="1"/>
      </w:tblPr>
      <w:tblGrid>
        <w:gridCol w:w="2347"/>
        <w:gridCol w:w="6749"/>
      </w:tblGrid>
      <w:tr w:rsidR="00E67CAC" w:rsidRPr="00E67CAC" w14:paraId="30E1D401" w14:textId="77777777" w:rsidTr="00C5687D">
        <w:trPr>
          <w:trHeight w:val="585"/>
        </w:trPr>
        <w:tc>
          <w:tcPr>
            <w:tcW w:w="9096" w:type="dxa"/>
            <w:gridSpan w:val="2"/>
            <w:shd w:val="clear" w:color="auto" w:fill="FFFF66"/>
          </w:tcPr>
          <w:p w14:paraId="076C6ADB" w14:textId="7EBEE5CD" w:rsidR="001D08DD" w:rsidRPr="00E67CAC" w:rsidRDefault="00F86EF2" w:rsidP="00F86EF2">
            <w:pPr>
              <w:tabs>
                <w:tab w:val="left" w:pos="2640"/>
              </w:tabs>
              <w:ind w:left="0" w:right="43"/>
              <w:rPr>
                <w:color w:val="000000" w:themeColor="text1"/>
              </w:rPr>
            </w:pPr>
            <w:r w:rsidRPr="00E67CAC">
              <w:rPr>
                <w:color w:val="FFFFFF" w:themeColor="background1"/>
              </w:rPr>
              <w:tab/>
            </w:r>
          </w:p>
          <w:p w14:paraId="654C0828" w14:textId="475F32EB" w:rsidR="001D08DD" w:rsidRPr="00E67CAC" w:rsidRDefault="001D08DD" w:rsidP="00C93DD1">
            <w:pPr>
              <w:ind w:left="0" w:right="43" w:firstLine="157"/>
              <w:rPr>
                <w:b/>
                <w:bCs/>
                <w:color w:val="FFFFFF" w:themeColor="background1"/>
              </w:rPr>
            </w:pPr>
            <w:r w:rsidRPr="00E67CAC">
              <w:rPr>
                <w:b/>
                <w:bCs/>
                <w:color w:val="000000" w:themeColor="text1"/>
              </w:rPr>
              <w:t>Local ______________________________</w:t>
            </w:r>
            <w:r w:rsidR="00C93DD1" w:rsidRPr="00E67CAC">
              <w:rPr>
                <w:b/>
                <w:bCs/>
                <w:color w:val="000000" w:themeColor="text1"/>
              </w:rPr>
              <w:t>_</w:t>
            </w:r>
            <w:r w:rsidR="00C3242C" w:rsidRPr="00E67CAC">
              <w:rPr>
                <w:b/>
                <w:bCs/>
                <w:color w:val="000000" w:themeColor="text1"/>
              </w:rPr>
              <w:t>_ Data</w:t>
            </w:r>
            <w:r w:rsidR="00C93DD1" w:rsidRPr="00E67CAC">
              <w:rPr>
                <w:b/>
                <w:bCs/>
                <w:color w:val="000000" w:themeColor="text1"/>
              </w:rPr>
              <w:t>: ______/_______/_______</w:t>
            </w:r>
          </w:p>
        </w:tc>
      </w:tr>
      <w:tr w:rsidR="00E67CAC" w:rsidRPr="00E67CAC" w14:paraId="0B474A95" w14:textId="77777777" w:rsidTr="00DE570F">
        <w:trPr>
          <w:trHeight w:val="455"/>
        </w:trPr>
        <w:tc>
          <w:tcPr>
            <w:tcW w:w="2347" w:type="dxa"/>
            <w:shd w:val="clear" w:color="auto" w:fill="FF5050"/>
          </w:tcPr>
          <w:p w14:paraId="628EEC4C" w14:textId="77777777" w:rsidR="001D08DD" w:rsidRPr="00E67CAC" w:rsidRDefault="001D08DD" w:rsidP="00C93DD1">
            <w:pPr>
              <w:ind w:left="0" w:right="43" w:firstLine="157"/>
              <w:rPr>
                <w:b/>
                <w:bCs/>
                <w:color w:val="FFFFFF" w:themeColor="background1"/>
              </w:rPr>
            </w:pPr>
            <w:r w:rsidRPr="00E67CAC">
              <w:rPr>
                <w:b/>
                <w:bCs/>
                <w:color w:val="FFFFFF" w:themeColor="background1"/>
              </w:rPr>
              <w:t>Patrocinador</w:t>
            </w:r>
          </w:p>
        </w:tc>
        <w:tc>
          <w:tcPr>
            <w:tcW w:w="6749" w:type="dxa"/>
            <w:shd w:val="clear" w:color="auto" w:fill="FFCC66"/>
          </w:tcPr>
          <w:p w14:paraId="200C19D2" w14:textId="3E828F3D" w:rsidR="001D08DD" w:rsidRPr="00E67CAC" w:rsidRDefault="00C3242C" w:rsidP="0034752C">
            <w:pPr>
              <w:ind w:left="0" w:right="43"/>
              <w:rPr>
                <w:b/>
                <w:bCs/>
                <w:color w:val="FFFFFF" w:themeColor="background1"/>
              </w:rPr>
            </w:pPr>
            <w:r w:rsidRPr="00E67CAC">
              <w:rPr>
                <w:b/>
                <w:bCs/>
                <w:color w:val="FFFFFF" w:themeColor="background1"/>
              </w:rPr>
              <w:t>ASS</w:t>
            </w:r>
            <w:r w:rsidR="001D08DD" w:rsidRPr="00E67CAC">
              <w:rPr>
                <w:b/>
                <w:bCs/>
                <w:color w:val="FFFFFF" w:themeColor="background1"/>
              </w:rPr>
              <w:t>:</w:t>
            </w:r>
          </w:p>
        </w:tc>
      </w:tr>
      <w:tr w:rsidR="00E67CAC" w:rsidRPr="00E67CAC" w14:paraId="7AC3A9FD" w14:textId="77777777" w:rsidTr="00DE570F">
        <w:trPr>
          <w:trHeight w:val="408"/>
        </w:trPr>
        <w:tc>
          <w:tcPr>
            <w:tcW w:w="2347" w:type="dxa"/>
            <w:shd w:val="clear" w:color="auto" w:fill="FFCC66"/>
          </w:tcPr>
          <w:p w14:paraId="4904FFEF" w14:textId="77777777" w:rsidR="001D08DD" w:rsidRPr="00E67CAC" w:rsidRDefault="001D08DD" w:rsidP="00C93DD1">
            <w:pPr>
              <w:ind w:left="0" w:right="43" w:firstLine="157"/>
              <w:rPr>
                <w:b/>
                <w:bCs/>
                <w:color w:val="FFFFFF" w:themeColor="background1"/>
              </w:rPr>
            </w:pPr>
            <w:r w:rsidRPr="00E67CAC">
              <w:rPr>
                <w:b/>
                <w:bCs/>
                <w:color w:val="FFFFFF" w:themeColor="background1"/>
              </w:rPr>
              <w:t>Cliente</w:t>
            </w:r>
          </w:p>
        </w:tc>
        <w:tc>
          <w:tcPr>
            <w:tcW w:w="6749" w:type="dxa"/>
            <w:shd w:val="clear" w:color="auto" w:fill="FF5050"/>
          </w:tcPr>
          <w:p w14:paraId="5FDB4A71" w14:textId="5BC581D9" w:rsidR="001D08DD" w:rsidRPr="00E67CAC" w:rsidRDefault="00C3242C" w:rsidP="0034752C">
            <w:pPr>
              <w:ind w:left="0" w:right="43"/>
              <w:rPr>
                <w:b/>
                <w:bCs/>
                <w:color w:val="FFFFFF" w:themeColor="background1"/>
              </w:rPr>
            </w:pPr>
            <w:r w:rsidRPr="00E67CAC">
              <w:rPr>
                <w:b/>
                <w:bCs/>
                <w:color w:val="FFFFFF" w:themeColor="background1"/>
              </w:rPr>
              <w:t>ASS</w:t>
            </w:r>
            <w:r w:rsidR="001D08DD" w:rsidRPr="00E67CAC">
              <w:rPr>
                <w:b/>
                <w:bCs/>
                <w:color w:val="FFFFFF" w:themeColor="background1"/>
              </w:rPr>
              <w:t>:</w:t>
            </w:r>
          </w:p>
        </w:tc>
      </w:tr>
      <w:tr w:rsidR="00E67CAC" w:rsidRPr="00E67CAC" w14:paraId="7BDFAF5C" w14:textId="77777777" w:rsidTr="00DE570F">
        <w:trPr>
          <w:trHeight w:val="279"/>
        </w:trPr>
        <w:tc>
          <w:tcPr>
            <w:tcW w:w="2347" w:type="dxa"/>
            <w:shd w:val="clear" w:color="auto" w:fill="FF5050"/>
          </w:tcPr>
          <w:p w14:paraId="3F5D400D" w14:textId="77777777" w:rsidR="001D08DD" w:rsidRPr="00E67CAC" w:rsidRDefault="001D08DD" w:rsidP="00C93DD1">
            <w:pPr>
              <w:ind w:left="0" w:right="-861" w:firstLine="15"/>
              <w:rPr>
                <w:b/>
                <w:bCs/>
                <w:color w:val="FFFFFF" w:themeColor="background1"/>
              </w:rPr>
            </w:pPr>
            <w:r w:rsidRPr="00E67CAC">
              <w:rPr>
                <w:b/>
                <w:bCs/>
                <w:color w:val="FFFFFF" w:themeColor="background1"/>
              </w:rPr>
              <w:t>Gerente do Projeto</w:t>
            </w:r>
          </w:p>
        </w:tc>
        <w:tc>
          <w:tcPr>
            <w:tcW w:w="6749" w:type="dxa"/>
            <w:shd w:val="clear" w:color="auto" w:fill="FFCC66"/>
          </w:tcPr>
          <w:p w14:paraId="776F1759" w14:textId="5515B972" w:rsidR="001D08DD" w:rsidRPr="00E67CAC" w:rsidRDefault="00C3242C" w:rsidP="0034752C">
            <w:pPr>
              <w:ind w:left="0" w:right="43"/>
              <w:rPr>
                <w:b/>
                <w:bCs/>
                <w:color w:val="FFFFFF" w:themeColor="background1"/>
              </w:rPr>
            </w:pPr>
            <w:r w:rsidRPr="00E67CAC">
              <w:rPr>
                <w:b/>
                <w:bCs/>
                <w:color w:val="FFFFFF" w:themeColor="background1"/>
              </w:rPr>
              <w:t>ASS</w:t>
            </w:r>
            <w:r w:rsidR="001D08DD" w:rsidRPr="00E67CAC">
              <w:rPr>
                <w:b/>
                <w:bCs/>
                <w:color w:val="FFFFFF" w:themeColor="background1"/>
              </w:rPr>
              <w:t>:</w:t>
            </w:r>
          </w:p>
        </w:tc>
      </w:tr>
    </w:tbl>
    <w:p w14:paraId="3014B6D8" w14:textId="71EDD804" w:rsidR="002B3EDE" w:rsidRDefault="002B3EDE" w:rsidP="002B3EDE">
      <w:pPr>
        <w:pStyle w:val="Ttulo1"/>
        <w:ind w:left="0" w:firstLine="0"/>
        <w:rPr>
          <w:sz w:val="20"/>
        </w:rPr>
      </w:pPr>
      <w:bookmarkStart w:id="10" w:name="_Toc69991567"/>
      <w:bookmarkStart w:id="11" w:name="_Toc70675577"/>
      <w:bookmarkStart w:id="12" w:name="_Toc70675610"/>
      <w:bookmarkStart w:id="13" w:name="_Toc70676451"/>
      <w:bookmarkStart w:id="14" w:name="_Toc70676474"/>
      <w:bookmarkStart w:id="15" w:name="_Toc70676491"/>
      <w:bookmarkStart w:id="16" w:name="_Toc70858983"/>
      <w:bookmarkStart w:id="17" w:name="_Toc70859004"/>
      <w:bookmarkStart w:id="18" w:name="_Toc70860552"/>
      <w:bookmarkStart w:id="19" w:name="_Toc70860626"/>
      <w:bookmarkStart w:id="20" w:name="_Toc70894680"/>
      <w:bookmarkStart w:id="21" w:name="_Toc72134769"/>
      <w:bookmarkStart w:id="22" w:name="_Toc69991568"/>
      <w:bookmarkStart w:id="23" w:name="_Toc70675578"/>
      <w:bookmarkStart w:id="24" w:name="_Toc70675611"/>
      <w:bookmarkStart w:id="25" w:name="_Toc70676452"/>
      <w:bookmarkStart w:id="26" w:name="_Toc70676475"/>
      <w:bookmarkStart w:id="27" w:name="_Toc70676492"/>
      <w:bookmarkStart w:id="28" w:name="_Toc70858984"/>
      <w:bookmarkStart w:id="29" w:name="_Toc70859005"/>
      <w:bookmarkStart w:id="30" w:name="_Toc70860553"/>
      <w:bookmarkStart w:id="31" w:name="_Toc70860627"/>
      <w:bookmarkStart w:id="32" w:name="_Toc70894681"/>
      <w:bookmarkStart w:id="33" w:name="_Toc72134770"/>
      <w:bookmarkStart w:id="34" w:name="_Toc72137729"/>
      <w:bookmarkStart w:id="35" w:name="_Toc72161241"/>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4C84FBDA" w14:textId="77777777" w:rsidR="002B3EDE" w:rsidRDefault="002B3EDE">
      <w:pPr>
        <w:spacing w:line="240" w:lineRule="auto"/>
        <w:ind w:firstLine="0"/>
        <w:jc w:val="left"/>
        <w:rPr>
          <w:b/>
          <w:bCs/>
          <w:sz w:val="20"/>
          <w:szCs w:val="32"/>
        </w:rPr>
      </w:pPr>
      <w:r>
        <w:rPr>
          <w:sz w:val="20"/>
        </w:rPr>
        <w:br w:type="page"/>
      </w:r>
    </w:p>
    <w:p w14:paraId="315DAE20" w14:textId="77777777" w:rsidR="002C1D70" w:rsidRPr="007D64C9" w:rsidDel="00906958" w:rsidRDefault="002C1D70" w:rsidP="007D64C9">
      <w:pPr>
        <w:pStyle w:val="Corpodetexto"/>
        <w:ind w:firstLine="0"/>
        <w:rPr>
          <w:del w:id="36" w:author="Rafael Martins Alves" w:date="2020-07-16T16:46:00Z"/>
          <w:sz w:val="20"/>
        </w:rPr>
      </w:pPr>
    </w:p>
    <w:p w14:paraId="4114590C" w14:textId="632DACD2" w:rsidR="00311827" w:rsidRDefault="00150B17" w:rsidP="002B3EDE">
      <w:pPr>
        <w:pStyle w:val="Ttulo1"/>
        <w:numPr>
          <w:ilvl w:val="0"/>
          <w:numId w:val="7"/>
        </w:numPr>
        <w:ind w:left="426"/>
      </w:pPr>
      <w:bookmarkStart w:id="37" w:name="_Toc72161690"/>
      <w:r>
        <w:t xml:space="preserve">EAP </w:t>
      </w:r>
      <w:r w:rsidR="00311827">
        <w:t>–</w:t>
      </w:r>
      <w:r>
        <w:t xml:space="preserve"> ESCOPO</w:t>
      </w:r>
      <w:bookmarkEnd w:id="37"/>
    </w:p>
    <w:p w14:paraId="132B4755" w14:textId="22FE613D" w:rsidR="00311827" w:rsidRDefault="004F3253" w:rsidP="00311827">
      <w:r>
        <w:t>O escopo do projeto foi dividido em duas partes, requisitos funcionais e requisitos não funcionais.</w:t>
      </w:r>
    </w:p>
    <w:p w14:paraId="3D56AEF6" w14:textId="1C48F2A5" w:rsidR="00311827" w:rsidRDefault="00311827" w:rsidP="002B3EDE">
      <w:pPr>
        <w:pStyle w:val="Ttulo1"/>
        <w:keepNext/>
        <w:keepLines/>
        <w:widowControl/>
        <w:numPr>
          <w:ilvl w:val="1"/>
          <w:numId w:val="7"/>
        </w:numPr>
        <w:autoSpaceDE/>
        <w:autoSpaceDN/>
        <w:spacing w:before="0"/>
        <w:ind w:left="851"/>
      </w:pPr>
      <w:bookmarkStart w:id="38" w:name="_Toc72161692"/>
      <w:r>
        <w:t xml:space="preserve">Requisitos </w:t>
      </w:r>
      <w:r w:rsidR="00B25DE0">
        <w:t xml:space="preserve">Funcionais e </w:t>
      </w:r>
      <w:r>
        <w:t>Não Funcionais</w:t>
      </w:r>
      <w:bookmarkEnd w:id="38"/>
    </w:p>
    <w:p w14:paraId="35FC8692" w14:textId="33C355EC" w:rsidR="00D250ED" w:rsidRDefault="00D250ED" w:rsidP="009A7C11"/>
    <w:p w14:paraId="17E7E56D" w14:textId="77777777" w:rsidR="00B25DE0" w:rsidRPr="00BB0A3D" w:rsidRDefault="00B25DE0" w:rsidP="00B25DE0">
      <w:pPr>
        <w:pStyle w:val="PargrafodaLista"/>
        <w:numPr>
          <w:ilvl w:val="0"/>
          <w:numId w:val="12"/>
        </w:numPr>
        <w:spacing w:before="0"/>
        <w:contextualSpacing/>
        <w:rPr>
          <w:b/>
          <w:bCs/>
          <w:sz w:val="28"/>
          <w:szCs w:val="28"/>
        </w:rPr>
      </w:pPr>
      <w:r w:rsidRPr="00BB0A3D">
        <w:rPr>
          <w:b/>
          <w:bCs/>
          <w:sz w:val="28"/>
          <w:szCs w:val="28"/>
        </w:rPr>
        <w:t>Requisitos Funcionais (Casos de Uso)</w:t>
      </w:r>
    </w:p>
    <w:p w14:paraId="36595007" w14:textId="37C9B6BE" w:rsidR="00B25DE0" w:rsidRPr="00BB0A3D" w:rsidRDefault="00B25DE0" w:rsidP="00B25DE0">
      <w:pPr>
        <w:pStyle w:val="Corpodetexto"/>
        <w:numPr>
          <w:ilvl w:val="1"/>
          <w:numId w:val="12"/>
        </w:numPr>
        <w:spacing w:line="240" w:lineRule="auto"/>
        <w:rPr>
          <w:b/>
          <w:bCs/>
        </w:rPr>
      </w:pPr>
      <w:r w:rsidRPr="00BB0A3D">
        <w:rPr>
          <w:b/>
          <w:bCs/>
        </w:rPr>
        <w:t>[RF001] Cadastr</w:t>
      </w:r>
      <w:r w:rsidR="00010D4E">
        <w:rPr>
          <w:b/>
          <w:bCs/>
        </w:rPr>
        <w:t>ar</w:t>
      </w:r>
      <w:r w:rsidRPr="00BB0A3D">
        <w:rPr>
          <w:b/>
          <w:bCs/>
        </w:rPr>
        <w:t>.</w:t>
      </w:r>
    </w:p>
    <w:p w14:paraId="1B5FF6AF" w14:textId="77777777" w:rsidR="00B25DE0" w:rsidRPr="00BB0A3D" w:rsidRDefault="00B25DE0" w:rsidP="00B25DE0">
      <w:pPr>
        <w:pStyle w:val="Corpodetexto"/>
        <w:ind w:firstLine="0"/>
      </w:pPr>
    </w:p>
    <w:p w14:paraId="4B875EC1" w14:textId="5057420E" w:rsidR="00B25DE0" w:rsidRPr="00BB0A3D" w:rsidRDefault="00B25DE0" w:rsidP="00B25DE0">
      <w:pPr>
        <w:pStyle w:val="Corpodetexto"/>
        <w:ind w:firstLine="0"/>
      </w:pPr>
      <w:r w:rsidRPr="00BB0A3D">
        <w:tab/>
        <w:t xml:space="preserve">Prioridade: (x) Essencial </w:t>
      </w:r>
      <w:r w:rsidR="00C3242C" w:rsidRPr="00BB0A3D">
        <w:t>()</w:t>
      </w:r>
      <w:r w:rsidRPr="00BB0A3D">
        <w:t xml:space="preserve"> Importante </w:t>
      </w:r>
      <w:r w:rsidR="00C3242C" w:rsidRPr="00BB0A3D">
        <w:t>()</w:t>
      </w:r>
      <w:r w:rsidRPr="00BB0A3D">
        <w:t xml:space="preserve"> Desejável</w:t>
      </w:r>
    </w:p>
    <w:p w14:paraId="234B0162" w14:textId="77777777" w:rsidR="00B25DE0" w:rsidRPr="00BB0A3D" w:rsidRDefault="00B25DE0" w:rsidP="00B25DE0">
      <w:pPr>
        <w:pStyle w:val="Corpodetexto"/>
        <w:ind w:firstLine="0"/>
      </w:pPr>
    </w:p>
    <w:p w14:paraId="0F80DC54" w14:textId="2A0001E1" w:rsidR="00B25DE0" w:rsidRDefault="00B25DE0" w:rsidP="00B25DE0">
      <w:pPr>
        <w:pStyle w:val="Corpodetexto"/>
        <w:ind w:firstLine="0"/>
      </w:pPr>
      <w:r w:rsidRPr="00BB0A3D">
        <w:tab/>
        <w:t>O sistema deve registrar no banco de dados as operações de cadastro</w:t>
      </w:r>
      <w:r>
        <w:t>,</w:t>
      </w:r>
      <w:r w:rsidRPr="00BB0A3D">
        <w:t xml:space="preserve"> usuário</w:t>
      </w:r>
      <w:r>
        <w:t xml:space="preserve"> e empresa, na hora do cadastro será preciso o preenchimento de formulários, para cadastrar usuário comum, terá disponível os campos para o preenchimento nome, </w:t>
      </w:r>
      <w:r w:rsidR="00C3242C">
        <w:t>CPF</w:t>
      </w:r>
      <w:r>
        <w:t xml:space="preserve">, fone, bairro, rua, </w:t>
      </w:r>
      <w:r w:rsidR="00C3242C">
        <w:t>número</w:t>
      </w:r>
      <w:r>
        <w:t xml:space="preserve">, email e senha, para cadastrar empresa, terá disponível os </w:t>
      </w:r>
      <w:r w:rsidR="00C3242C">
        <w:t>mesmos campos</w:t>
      </w:r>
      <w:r>
        <w:t xml:space="preserve"> anteriores e em outro formulário os dados da empresa </w:t>
      </w:r>
      <w:r w:rsidR="00C3242C">
        <w:t>CNPJ</w:t>
      </w:r>
      <w:r>
        <w:t xml:space="preserve"> e link para acesso a </w:t>
      </w:r>
      <w:r w:rsidR="00C3242C">
        <w:t>página</w:t>
      </w:r>
      <w:r w:rsidRPr="00BB0A3D">
        <w:t>.</w:t>
      </w:r>
    </w:p>
    <w:p w14:paraId="5D91402E" w14:textId="77777777" w:rsidR="00B25DE0" w:rsidRDefault="00B25DE0" w:rsidP="00B25DE0">
      <w:pPr>
        <w:pStyle w:val="Corpodetexto"/>
        <w:ind w:firstLine="0"/>
      </w:pPr>
      <w:r w:rsidRPr="00BB0A3D">
        <w:t xml:space="preserve"> </w:t>
      </w:r>
    </w:p>
    <w:p w14:paraId="2858115C" w14:textId="77777777" w:rsidR="00B25DE0" w:rsidRPr="00BB0A3D" w:rsidRDefault="00B25DE0" w:rsidP="00B25DE0">
      <w:pPr>
        <w:pStyle w:val="Corpodetexto"/>
        <w:numPr>
          <w:ilvl w:val="1"/>
          <w:numId w:val="12"/>
        </w:numPr>
        <w:spacing w:line="240" w:lineRule="auto"/>
        <w:rPr>
          <w:b/>
          <w:bCs/>
        </w:rPr>
      </w:pPr>
      <w:r w:rsidRPr="00BB0A3D">
        <w:rPr>
          <w:b/>
          <w:bCs/>
        </w:rPr>
        <w:t>[RF002] Logar no (Site Web, App).</w:t>
      </w:r>
    </w:p>
    <w:p w14:paraId="559EB86F" w14:textId="77777777" w:rsidR="00B25DE0" w:rsidRPr="00BB0A3D" w:rsidRDefault="00B25DE0" w:rsidP="00B25DE0">
      <w:pPr>
        <w:pStyle w:val="Corpodetexto"/>
        <w:ind w:firstLine="0"/>
      </w:pPr>
    </w:p>
    <w:p w14:paraId="45165523" w14:textId="4E6B3AA3" w:rsidR="00B25DE0" w:rsidRPr="00BB0A3D" w:rsidRDefault="00B25DE0" w:rsidP="00B25DE0">
      <w:pPr>
        <w:pStyle w:val="Corpodetexto"/>
        <w:ind w:firstLine="0"/>
      </w:pPr>
      <w:r w:rsidRPr="00BB0A3D">
        <w:tab/>
        <w:t xml:space="preserve">Prioridade: (x) Essencial </w:t>
      </w:r>
      <w:r w:rsidR="00666FEC" w:rsidRPr="00BB0A3D">
        <w:t>()</w:t>
      </w:r>
      <w:r w:rsidRPr="00BB0A3D">
        <w:t xml:space="preserve"> Importante </w:t>
      </w:r>
      <w:r w:rsidR="00666FEC" w:rsidRPr="00BB0A3D">
        <w:t>()</w:t>
      </w:r>
      <w:r w:rsidRPr="00BB0A3D">
        <w:t xml:space="preserve"> Desejável</w:t>
      </w:r>
    </w:p>
    <w:p w14:paraId="04CCFF41" w14:textId="77777777" w:rsidR="00B25DE0" w:rsidRPr="00BB0A3D" w:rsidRDefault="00B25DE0" w:rsidP="00B25DE0">
      <w:pPr>
        <w:pStyle w:val="Corpodetexto"/>
        <w:ind w:firstLine="0"/>
      </w:pPr>
    </w:p>
    <w:p w14:paraId="4769046E" w14:textId="77777777" w:rsidR="00B25DE0" w:rsidRDefault="00B25DE0" w:rsidP="00B25DE0">
      <w:pPr>
        <w:pStyle w:val="Corpodetexto"/>
        <w:ind w:firstLine="0"/>
      </w:pPr>
      <w:r w:rsidRPr="00BB0A3D">
        <w:tab/>
        <w:t>O usuário após cadastrar-se, irá fazer o login.</w:t>
      </w:r>
    </w:p>
    <w:p w14:paraId="22DBC30F" w14:textId="77777777" w:rsidR="00B25DE0" w:rsidRDefault="00B25DE0" w:rsidP="00B25DE0">
      <w:pPr>
        <w:pStyle w:val="Corpodetexto"/>
        <w:ind w:firstLine="0"/>
      </w:pPr>
    </w:p>
    <w:p w14:paraId="63D6DAC8" w14:textId="77777777" w:rsidR="00B25DE0" w:rsidRDefault="00B25DE0" w:rsidP="00B25DE0">
      <w:pPr>
        <w:pStyle w:val="Corpodetexto"/>
        <w:ind w:firstLine="0"/>
      </w:pPr>
      <w:r>
        <w:rPr>
          <w:noProof/>
          <w:lang w:val="pt-BR" w:eastAsia="pt-BR" w:bidi="ar-SA"/>
        </w:rPr>
        <w:drawing>
          <wp:inline distT="0" distB="0" distL="0" distR="0" wp14:anchorId="1DF24AAE" wp14:editId="7327BE90">
            <wp:extent cx="5295900" cy="18764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1876425"/>
                    </a:xfrm>
                    <a:prstGeom prst="rect">
                      <a:avLst/>
                    </a:prstGeom>
                  </pic:spPr>
                </pic:pic>
              </a:graphicData>
            </a:graphic>
          </wp:inline>
        </w:drawing>
      </w:r>
    </w:p>
    <w:p w14:paraId="44941DAC" w14:textId="77777777" w:rsidR="00B25DE0" w:rsidRPr="00BB0A3D" w:rsidRDefault="00B25DE0" w:rsidP="00B25DE0">
      <w:pPr>
        <w:pStyle w:val="Corpodetexto"/>
        <w:ind w:firstLine="0"/>
      </w:pPr>
    </w:p>
    <w:p w14:paraId="0143225C" w14:textId="77777777" w:rsidR="00B25DE0" w:rsidRPr="00BB0A3D" w:rsidRDefault="00B25DE0" w:rsidP="00B25DE0">
      <w:pPr>
        <w:pStyle w:val="Corpodetexto"/>
        <w:ind w:firstLine="0"/>
      </w:pPr>
    </w:p>
    <w:p w14:paraId="0789D2DB" w14:textId="77777777" w:rsidR="00B25DE0" w:rsidRPr="00BB0A3D" w:rsidRDefault="00B25DE0" w:rsidP="00B25DE0">
      <w:pPr>
        <w:pStyle w:val="Corpodetexto"/>
        <w:numPr>
          <w:ilvl w:val="1"/>
          <w:numId w:val="12"/>
        </w:numPr>
        <w:spacing w:line="240" w:lineRule="auto"/>
        <w:rPr>
          <w:b/>
          <w:bCs/>
        </w:rPr>
      </w:pPr>
      <w:r w:rsidRPr="00BB0A3D">
        <w:rPr>
          <w:b/>
          <w:bCs/>
        </w:rPr>
        <w:t>[RF003] CRUD Alimentos.</w:t>
      </w:r>
    </w:p>
    <w:p w14:paraId="4D6ACE36" w14:textId="77777777" w:rsidR="00B25DE0" w:rsidRPr="00BB0A3D" w:rsidRDefault="00B25DE0" w:rsidP="00B25DE0">
      <w:pPr>
        <w:pStyle w:val="Corpodetexto"/>
        <w:ind w:firstLine="0"/>
      </w:pPr>
    </w:p>
    <w:p w14:paraId="1575CADE" w14:textId="6FCF5F26" w:rsidR="00B25DE0" w:rsidRPr="00BB0A3D" w:rsidRDefault="00B25DE0" w:rsidP="00B25DE0">
      <w:pPr>
        <w:pStyle w:val="Corpodetexto"/>
        <w:ind w:firstLine="0"/>
      </w:pPr>
      <w:r w:rsidRPr="00BB0A3D">
        <w:tab/>
        <w:t xml:space="preserve">Prioridade: (x) Essencial </w:t>
      </w:r>
      <w:r w:rsidR="00666FEC" w:rsidRPr="00BB0A3D">
        <w:t>()</w:t>
      </w:r>
      <w:r w:rsidRPr="00BB0A3D">
        <w:t xml:space="preserve"> Importante </w:t>
      </w:r>
      <w:r w:rsidR="00666FEC" w:rsidRPr="00BB0A3D">
        <w:t>()</w:t>
      </w:r>
      <w:r w:rsidRPr="00BB0A3D">
        <w:t xml:space="preserve"> Desejável</w:t>
      </w:r>
    </w:p>
    <w:p w14:paraId="62F46F54" w14:textId="77777777" w:rsidR="00B25DE0" w:rsidRPr="00BB0A3D" w:rsidRDefault="00B25DE0" w:rsidP="00B25DE0">
      <w:pPr>
        <w:pStyle w:val="Corpodetexto"/>
        <w:ind w:firstLine="0"/>
      </w:pPr>
    </w:p>
    <w:p w14:paraId="565FCAB2" w14:textId="77777777" w:rsidR="00B25DE0" w:rsidRDefault="00B25DE0" w:rsidP="00B25DE0">
      <w:pPr>
        <w:pStyle w:val="Corpodetexto"/>
        <w:ind w:firstLine="0"/>
      </w:pPr>
      <w:r w:rsidRPr="00BB0A3D">
        <w:lastRenderedPageBreak/>
        <w:tab/>
        <w:t>O usuário após cadastrar-se, e realizar o login, se o mesmo for empreendedor, terá as opções do CRUD disponível para tabela de alimentos.</w:t>
      </w:r>
    </w:p>
    <w:p w14:paraId="33EFFF0F" w14:textId="77777777" w:rsidR="00B25DE0" w:rsidRDefault="00B25DE0" w:rsidP="00B25DE0">
      <w:pPr>
        <w:pStyle w:val="Corpodetexto"/>
        <w:ind w:firstLine="0"/>
      </w:pPr>
    </w:p>
    <w:p w14:paraId="1918A79C" w14:textId="77777777" w:rsidR="00B25DE0" w:rsidRDefault="00B25DE0" w:rsidP="00B25DE0">
      <w:pPr>
        <w:pStyle w:val="Corpodetexto"/>
        <w:ind w:firstLine="0"/>
      </w:pPr>
      <w:r>
        <w:rPr>
          <w:noProof/>
          <w:lang w:val="pt-BR" w:eastAsia="pt-BR" w:bidi="ar-SA"/>
        </w:rPr>
        <w:drawing>
          <wp:inline distT="0" distB="0" distL="0" distR="0" wp14:anchorId="56C693D8" wp14:editId="1B22B74A">
            <wp:extent cx="5324475" cy="14287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1428750"/>
                    </a:xfrm>
                    <a:prstGeom prst="rect">
                      <a:avLst/>
                    </a:prstGeom>
                  </pic:spPr>
                </pic:pic>
              </a:graphicData>
            </a:graphic>
          </wp:inline>
        </w:drawing>
      </w:r>
    </w:p>
    <w:p w14:paraId="61E2D83F" w14:textId="77777777" w:rsidR="00B25DE0" w:rsidRDefault="00B25DE0" w:rsidP="00B25DE0">
      <w:pPr>
        <w:pStyle w:val="Corpodetexto"/>
        <w:ind w:firstLine="0"/>
      </w:pPr>
    </w:p>
    <w:p w14:paraId="568EDB27" w14:textId="77777777" w:rsidR="00B25DE0" w:rsidRPr="00BB0A3D" w:rsidRDefault="00B25DE0" w:rsidP="00B25DE0">
      <w:pPr>
        <w:pStyle w:val="Corpodetexto"/>
        <w:ind w:firstLine="0"/>
      </w:pPr>
    </w:p>
    <w:p w14:paraId="417A4115" w14:textId="77777777" w:rsidR="00B25DE0" w:rsidRPr="00BB0A3D" w:rsidRDefault="00B25DE0" w:rsidP="00B25DE0">
      <w:pPr>
        <w:pStyle w:val="Corpodetexto"/>
        <w:ind w:firstLine="0"/>
      </w:pPr>
    </w:p>
    <w:p w14:paraId="0A1F9B46" w14:textId="77777777" w:rsidR="00B25DE0" w:rsidRPr="00BB0A3D" w:rsidRDefault="00B25DE0" w:rsidP="00B25DE0">
      <w:pPr>
        <w:pStyle w:val="Corpodetexto"/>
        <w:numPr>
          <w:ilvl w:val="1"/>
          <w:numId w:val="12"/>
        </w:numPr>
        <w:spacing w:line="240" w:lineRule="auto"/>
        <w:rPr>
          <w:b/>
          <w:bCs/>
        </w:rPr>
      </w:pPr>
      <w:r w:rsidRPr="00BB0A3D">
        <w:rPr>
          <w:b/>
          <w:bCs/>
        </w:rPr>
        <w:t>[RF004] Visualizar Pedidos.</w:t>
      </w:r>
    </w:p>
    <w:p w14:paraId="79947B55" w14:textId="77777777" w:rsidR="00B25DE0" w:rsidRPr="00BB0A3D" w:rsidRDefault="00B25DE0" w:rsidP="00B25DE0">
      <w:pPr>
        <w:pStyle w:val="Corpodetexto"/>
        <w:ind w:firstLine="0"/>
      </w:pPr>
    </w:p>
    <w:p w14:paraId="504C60D7" w14:textId="32142602" w:rsidR="00B25DE0" w:rsidRPr="00BB0A3D" w:rsidRDefault="00B25DE0" w:rsidP="00B25DE0">
      <w:pPr>
        <w:pStyle w:val="Corpodetexto"/>
        <w:ind w:firstLine="0"/>
      </w:pPr>
      <w:r w:rsidRPr="00BB0A3D">
        <w:tab/>
        <w:t xml:space="preserve">Prioridade: (x) Essencial </w:t>
      </w:r>
      <w:r w:rsidR="00666FEC" w:rsidRPr="00BB0A3D">
        <w:t>()</w:t>
      </w:r>
      <w:r w:rsidRPr="00BB0A3D">
        <w:t xml:space="preserve"> Importante </w:t>
      </w:r>
      <w:r w:rsidR="00666FEC" w:rsidRPr="00BB0A3D">
        <w:t>()</w:t>
      </w:r>
      <w:r w:rsidRPr="00BB0A3D">
        <w:t xml:space="preserve"> Desejável</w:t>
      </w:r>
    </w:p>
    <w:p w14:paraId="1D2C06C7" w14:textId="77777777" w:rsidR="00B25DE0" w:rsidRPr="00BB0A3D" w:rsidRDefault="00B25DE0" w:rsidP="00B25DE0">
      <w:pPr>
        <w:pStyle w:val="Corpodetexto"/>
        <w:ind w:firstLine="0"/>
      </w:pPr>
    </w:p>
    <w:p w14:paraId="3D0CBEA2" w14:textId="77777777" w:rsidR="00B25DE0" w:rsidRDefault="00B25DE0" w:rsidP="00B25DE0">
      <w:pPr>
        <w:pStyle w:val="Corpodetexto"/>
        <w:ind w:firstLine="0"/>
      </w:pPr>
      <w:r w:rsidRPr="00BB0A3D">
        <w:tab/>
        <w:t>O usuário após cadastrar-se, e realizar o login, se o mesmo for empreendedor, poderá visualizar os pedidos.</w:t>
      </w:r>
    </w:p>
    <w:p w14:paraId="2CFA2B7D" w14:textId="77777777" w:rsidR="00B25DE0" w:rsidRDefault="00B25DE0" w:rsidP="00B25DE0">
      <w:pPr>
        <w:pStyle w:val="Corpodetexto"/>
        <w:ind w:firstLine="0"/>
      </w:pPr>
    </w:p>
    <w:p w14:paraId="14631DB3" w14:textId="77777777" w:rsidR="00B25DE0" w:rsidRDefault="00B25DE0" w:rsidP="00B25DE0">
      <w:pPr>
        <w:pStyle w:val="Corpodetexto"/>
        <w:ind w:firstLine="0"/>
      </w:pPr>
      <w:r>
        <w:rPr>
          <w:noProof/>
          <w:lang w:val="pt-BR" w:eastAsia="pt-BR" w:bidi="ar-SA"/>
        </w:rPr>
        <w:drawing>
          <wp:inline distT="0" distB="0" distL="0" distR="0" wp14:anchorId="1DDE41FD" wp14:editId="729651E9">
            <wp:extent cx="5305425" cy="1447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425" cy="1447800"/>
                    </a:xfrm>
                    <a:prstGeom prst="rect">
                      <a:avLst/>
                    </a:prstGeom>
                  </pic:spPr>
                </pic:pic>
              </a:graphicData>
            </a:graphic>
          </wp:inline>
        </w:drawing>
      </w:r>
    </w:p>
    <w:p w14:paraId="397713DA" w14:textId="77777777" w:rsidR="00B25DE0" w:rsidRPr="00BB0A3D" w:rsidRDefault="00B25DE0" w:rsidP="00B25DE0">
      <w:pPr>
        <w:pStyle w:val="Corpodetexto"/>
        <w:ind w:firstLine="0"/>
      </w:pPr>
    </w:p>
    <w:p w14:paraId="28415209" w14:textId="77777777" w:rsidR="00B25DE0" w:rsidRPr="00BB0A3D" w:rsidRDefault="00B25DE0" w:rsidP="00B25DE0">
      <w:pPr>
        <w:pStyle w:val="Corpodetexto"/>
        <w:ind w:firstLine="0"/>
      </w:pPr>
    </w:p>
    <w:p w14:paraId="6CF4F3D1" w14:textId="77777777" w:rsidR="00B25DE0" w:rsidRPr="00BB0A3D" w:rsidRDefault="00B25DE0" w:rsidP="00B25DE0">
      <w:pPr>
        <w:pStyle w:val="Corpodetexto"/>
        <w:numPr>
          <w:ilvl w:val="1"/>
          <w:numId w:val="12"/>
        </w:numPr>
        <w:spacing w:line="240" w:lineRule="auto"/>
        <w:rPr>
          <w:b/>
          <w:bCs/>
        </w:rPr>
      </w:pPr>
      <w:r w:rsidRPr="00BB0A3D">
        <w:rPr>
          <w:b/>
          <w:bCs/>
        </w:rPr>
        <w:t>[RF005] Alterar Perfil.</w:t>
      </w:r>
    </w:p>
    <w:p w14:paraId="0C3A7CE2" w14:textId="77777777" w:rsidR="00B25DE0" w:rsidRPr="00BB0A3D" w:rsidRDefault="00B25DE0" w:rsidP="00B25DE0">
      <w:pPr>
        <w:pStyle w:val="Corpodetexto"/>
        <w:ind w:firstLine="0"/>
      </w:pPr>
    </w:p>
    <w:p w14:paraId="3AD5A991" w14:textId="57C78BD0" w:rsidR="00B25DE0" w:rsidRPr="00BB0A3D" w:rsidRDefault="00B25DE0" w:rsidP="00B25DE0">
      <w:pPr>
        <w:pStyle w:val="Corpodetexto"/>
        <w:ind w:firstLine="0"/>
      </w:pPr>
      <w:r w:rsidRPr="00BB0A3D">
        <w:tab/>
        <w:t xml:space="preserve">Prioridade: </w:t>
      </w:r>
      <w:r w:rsidR="00666FEC" w:rsidRPr="00BB0A3D">
        <w:t>()</w:t>
      </w:r>
      <w:r w:rsidRPr="00BB0A3D">
        <w:t xml:space="preserve"> Essencial (x) Importante </w:t>
      </w:r>
      <w:r w:rsidR="00666FEC" w:rsidRPr="00BB0A3D">
        <w:t>()</w:t>
      </w:r>
      <w:r w:rsidRPr="00BB0A3D">
        <w:t xml:space="preserve"> Desejável</w:t>
      </w:r>
    </w:p>
    <w:p w14:paraId="31D6F3BF" w14:textId="77777777" w:rsidR="00B25DE0" w:rsidRPr="00BB0A3D" w:rsidRDefault="00B25DE0" w:rsidP="00B25DE0">
      <w:pPr>
        <w:pStyle w:val="Corpodetexto"/>
        <w:ind w:firstLine="0"/>
      </w:pPr>
    </w:p>
    <w:p w14:paraId="1E51B896" w14:textId="77777777" w:rsidR="00B25DE0" w:rsidRDefault="00B25DE0" w:rsidP="00B25DE0">
      <w:pPr>
        <w:pStyle w:val="Corpodetexto"/>
        <w:ind w:firstLine="0"/>
      </w:pPr>
      <w:r w:rsidRPr="00BB0A3D">
        <w:tab/>
        <w:t>O usuário após cadastrar-se, e realizar o login, poderá alterar as informações referente ao seu perfil.</w:t>
      </w:r>
    </w:p>
    <w:p w14:paraId="40230FEF" w14:textId="77777777" w:rsidR="00B25DE0" w:rsidRDefault="00B25DE0" w:rsidP="00B25DE0">
      <w:pPr>
        <w:pStyle w:val="Corpodetexto"/>
        <w:ind w:firstLine="0"/>
      </w:pPr>
    </w:p>
    <w:p w14:paraId="1C271B91" w14:textId="77777777" w:rsidR="00B25DE0" w:rsidRDefault="00B25DE0" w:rsidP="00B25DE0">
      <w:pPr>
        <w:pStyle w:val="Corpodetexto"/>
        <w:ind w:firstLine="0"/>
      </w:pPr>
      <w:r>
        <w:rPr>
          <w:noProof/>
          <w:lang w:val="pt-BR" w:eastAsia="pt-BR" w:bidi="ar-SA"/>
        </w:rPr>
        <w:lastRenderedPageBreak/>
        <w:drawing>
          <wp:inline distT="0" distB="0" distL="0" distR="0" wp14:anchorId="0BD15108" wp14:editId="781E5D45">
            <wp:extent cx="5305425" cy="140970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5" cy="1409700"/>
                    </a:xfrm>
                    <a:prstGeom prst="rect">
                      <a:avLst/>
                    </a:prstGeom>
                  </pic:spPr>
                </pic:pic>
              </a:graphicData>
            </a:graphic>
          </wp:inline>
        </w:drawing>
      </w:r>
    </w:p>
    <w:p w14:paraId="2359580E" w14:textId="77777777" w:rsidR="00B25DE0" w:rsidRPr="00BB0A3D" w:rsidRDefault="00B25DE0" w:rsidP="00B25DE0">
      <w:pPr>
        <w:pStyle w:val="Corpodetexto"/>
        <w:ind w:firstLine="0"/>
      </w:pPr>
    </w:p>
    <w:p w14:paraId="3593C46A" w14:textId="77777777" w:rsidR="00B25DE0" w:rsidRPr="00BB0A3D" w:rsidRDefault="00B25DE0" w:rsidP="00B25DE0">
      <w:pPr>
        <w:pStyle w:val="Corpodetexto"/>
        <w:ind w:firstLine="0"/>
      </w:pPr>
    </w:p>
    <w:p w14:paraId="00E2DA3F" w14:textId="77777777" w:rsidR="00B25DE0" w:rsidRPr="00BB0A3D" w:rsidRDefault="00B25DE0" w:rsidP="00B25DE0">
      <w:pPr>
        <w:pStyle w:val="Corpodetexto"/>
        <w:numPr>
          <w:ilvl w:val="1"/>
          <w:numId w:val="12"/>
        </w:numPr>
        <w:spacing w:line="240" w:lineRule="auto"/>
        <w:rPr>
          <w:b/>
          <w:bCs/>
        </w:rPr>
      </w:pPr>
      <w:r w:rsidRPr="00BB0A3D">
        <w:rPr>
          <w:b/>
          <w:bCs/>
        </w:rPr>
        <w:t>[RF006] Visualizar Alimentos.</w:t>
      </w:r>
    </w:p>
    <w:p w14:paraId="19DB5E28" w14:textId="77777777" w:rsidR="00B25DE0" w:rsidRPr="00BB0A3D" w:rsidRDefault="00B25DE0" w:rsidP="00B25DE0">
      <w:pPr>
        <w:pStyle w:val="Corpodetexto"/>
        <w:ind w:firstLine="0"/>
      </w:pPr>
    </w:p>
    <w:p w14:paraId="0FB7F203" w14:textId="0BE9A758" w:rsidR="00B25DE0" w:rsidRPr="00BB0A3D" w:rsidRDefault="00B25DE0" w:rsidP="00B25DE0">
      <w:pPr>
        <w:pStyle w:val="Corpodetexto"/>
        <w:ind w:firstLine="0"/>
      </w:pPr>
      <w:r w:rsidRPr="00BB0A3D">
        <w:tab/>
        <w:t xml:space="preserve">Prioridade: (x) Essencial </w:t>
      </w:r>
      <w:r w:rsidR="00666FEC" w:rsidRPr="00BB0A3D">
        <w:t>()</w:t>
      </w:r>
      <w:r w:rsidRPr="00BB0A3D">
        <w:t xml:space="preserve"> Importante </w:t>
      </w:r>
      <w:r w:rsidR="00666FEC" w:rsidRPr="00BB0A3D">
        <w:t>()</w:t>
      </w:r>
      <w:r w:rsidRPr="00BB0A3D">
        <w:t xml:space="preserve"> Desejável</w:t>
      </w:r>
    </w:p>
    <w:p w14:paraId="1ECC1507" w14:textId="77777777" w:rsidR="00B25DE0" w:rsidRPr="00BB0A3D" w:rsidRDefault="00B25DE0" w:rsidP="00B25DE0">
      <w:pPr>
        <w:pStyle w:val="Corpodetexto"/>
        <w:ind w:firstLine="0"/>
      </w:pPr>
    </w:p>
    <w:p w14:paraId="164F64A8" w14:textId="77777777" w:rsidR="00B25DE0" w:rsidRDefault="00B25DE0" w:rsidP="00B25DE0">
      <w:pPr>
        <w:pStyle w:val="Corpodetexto"/>
        <w:ind w:firstLine="0"/>
      </w:pPr>
      <w:r w:rsidRPr="00BB0A3D">
        <w:tab/>
        <w:t>O usuário após cadastrar-se, e realizar o login, irá visualizar os alimentos.</w:t>
      </w:r>
    </w:p>
    <w:p w14:paraId="7ED53836" w14:textId="77777777" w:rsidR="00B25DE0" w:rsidRDefault="00B25DE0" w:rsidP="00B25DE0">
      <w:pPr>
        <w:pStyle w:val="Corpodetexto"/>
        <w:ind w:firstLine="0"/>
      </w:pPr>
    </w:p>
    <w:p w14:paraId="54DA7A7F" w14:textId="77777777" w:rsidR="00B25DE0" w:rsidRDefault="00B25DE0" w:rsidP="00B25DE0">
      <w:pPr>
        <w:pStyle w:val="Corpodetexto"/>
        <w:ind w:firstLine="0"/>
      </w:pPr>
      <w:r>
        <w:rPr>
          <w:noProof/>
          <w:lang w:val="pt-BR" w:eastAsia="pt-BR" w:bidi="ar-SA"/>
        </w:rPr>
        <w:drawing>
          <wp:inline distT="0" distB="0" distL="0" distR="0" wp14:anchorId="3FED1734" wp14:editId="059FF88A">
            <wp:extent cx="5353050" cy="1457325"/>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1457325"/>
                    </a:xfrm>
                    <a:prstGeom prst="rect">
                      <a:avLst/>
                    </a:prstGeom>
                  </pic:spPr>
                </pic:pic>
              </a:graphicData>
            </a:graphic>
          </wp:inline>
        </w:drawing>
      </w:r>
    </w:p>
    <w:p w14:paraId="5C9A3A91" w14:textId="77777777" w:rsidR="00B25DE0" w:rsidRDefault="00B25DE0" w:rsidP="00B25DE0">
      <w:pPr>
        <w:pStyle w:val="Corpodetexto"/>
        <w:ind w:firstLine="0"/>
      </w:pPr>
    </w:p>
    <w:p w14:paraId="23C5C41D" w14:textId="77777777" w:rsidR="00B25DE0" w:rsidRPr="00BB0A3D" w:rsidRDefault="00B25DE0" w:rsidP="00B25DE0">
      <w:pPr>
        <w:pStyle w:val="Corpodetexto"/>
        <w:ind w:firstLine="0"/>
      </w:pPr>
    </w:p>
    <w:p w14:paraId="7501548A" w14:textId="77777777" w:rsidR="00B25DE0" w:rsidRPr="00BB0A3D" w:rsidRDefault="00B25DE0" w:rsidP="00B25DE0">
      <w:pPr>
        <w:pStyle w:val="Corpodetexto"/>
        <w:ind w:firstLine="0"/>
      </w:pPr>
    </w:p>
    <w:p w14:paraId="4F152153" w14:textId="77777777" w:rsidR="00B25DE0" w:rsidRPr="00BB0A3D" w:rsidRDefault="00B25DE0" w:rsidP="00B25DE0">
      <w:pPr>
        <w:pStyle w:val="Corpodetexto"/>
        <w:numPr>
          <w:ilvl w:val="1"/>
          <w:numId w:val="12"/>
        </w:numPr>
        <w:spacing w:line="240" w:lineRule="auto"/>
        <w:rPr>
          <w:b/>
          <w:bCs/>
        </w:rPr>
      </w:pPr>
      <w:r w:rsidRPr="00BB0A3D">
        <w:rPr>
          <w:b/>
          <w:bCs/>
        </w:rPr>
        <w:t>[RF007] Selecionar Alimentos.</w:t>
      </w:r>
    </w:p>
    <w:p w14:paraId="78AC5C45" w14:textId="77777777" w:rsidR="00B25DE0" w:rsidRPr="00BB0A3D" w:rsidRDefault="00B25DE0" w:rsidP="00B25DE0">
      <w:pPr>
        <w:pStyle w:val="Corpodetexto"/>
        <w:ind w:firstLine="0"/>
      </w:pPr>
    </w:p>
    <w:p w14:paraId="075CAB38" w14:textId="5F6046B0" w:rsidR="00B25DE0" w:rsidRPr="00BB0A3D" w:rsidRDefault="00B25DE0" w:rsidP="00B25DE0">
      <w:pPr>
        <w:pStyle w:val="Corpodetexto"/>
        <w:ind w:firstLine="0"/>
      </w:pPr>
      <w:r w:rsidRPr="00BB0A3D">
        <w:tab/>
        <w:t xml:space="preserve">Prioridade: (x) Essencial </w:t>
      </w:r>
      <w:r w:rsidR="00666FEC" w:rsidRPr="00BB0A3D">
        <w:t>()</w:t>
      </w:r>
      <w:r w:rsidRPr="00BB0A3D">
        <w:t xml:space="preserve"> Importante </w:t>
      </w:r>
      <w:r w:rsidR="00666FEC" w:rsidRPr="00BB0A3D">
        <w:t>()</w:t>
      </w:r>
      <w:r w:rsidRPr="00BB0A3D">
        <w:t xml:space="preserve"> Desejável</w:t>
      </w:r>
    </w:p>
    <w:p w14:paraId="09214968" w14:textId="77777777" w:rsidR="00B25DE0" w:rsidRPr="00BB0A3D" w:rsidRDefault="00B25DE0" w:rsidP="00B25DE0">
      <w:pPr>
        <w:pStyle w:val="Corpodetexto"/>
        <w:ind w:firstLine="0"/>
      </w:pPr>
    </w:p>
    <w:p w14:paraId="5D09C7E3" w14:textId="77777777" w:rsidR="00B25DE0" w:rsidRDefault="00B25DE0" w:rsidP="00B25DE0">
      <w:pPr>
        <w:pStyle w:val="Corpodetexto"/>
        <w:ind w:firstLine="0"/>
      </w:pPr>
      <w:r w:rsidRPr="00BB0A3D">
        <w:tab/>
        <w:t xml:space="preserve">O usuário após cadastrar-se, e realizar o login, poderá selecionar os </w:t>
      </w:r>
      <w:r>
        <w:t>a</w:t>
      </w:r>
      <w:r w:rsidRPr="00BB0A3D">
        <w:t>limentos que deseja comprar.</w:t>
      </w:r>
    </w:p>
    <w:p w14:paraId="5B4636A4" w14:textId="77777777" w:rsidR="00B25DE0" w:rsidRDefault="00B25DE0" w:rsidP="00B25DE0">
      <w:pPr>
        <w:pStyle w:val="Corpodetexto"/>
        <w:ind w:firstLine="0"/>
      </w:pPr>
    </w:p>
    <w:p w14:paraId="2FAB0FFD" w14:textId="77777777" w:rsidR="00B25DE0" w:rsidRDefault="00B25DE0" w:rsidP="00B25DE0">
      <w:pPr>
        <w:pStyle w:val="Corpodetexto"/>
        <w:ind w:firstLine="0"/>
      </w:pPr>
      <w:r>
        <w:rPr>
          <w:noProof/>
          <w:lang w:val="pt-BR" w:eastAsia="pt-BR" w:bidi="ar-SA"/>
        </w:rPr>
        <w:drawing>
          <wp:inline distT="0" distB="0" distL="0" distR="0" wp14:anchorId="650E8705" wp14:editId="795EB031">
            <wp:extent cx="5305425" cy="1428750"/>
            <wp:effectExtent l="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1428750"/>
                    </a:xfrm>
                    <a:prstGeom prst="rect">
                      <a:avLst/>
                    </a:prstGeom>
                  </pic:spPr>
                </pic:pic>
              </a:graphicData>
            </a:graphic>
          </wp:inline>
        </w:drawing>
      </w:r>
    </w:p>
    <w:p w14:paraId="509131A7" w14:textId="77777777" w:rsidR="00B25DE0" w:rsidRPr="00BB0A3D" w:rsidRDefault="00B25DE0" w:rsidP="00B25DE0">
      <w:pPr>
        <w:pStyle w:val="Corpodetexto"/>
        <w:ind w:firstLine="0"/>
      </w:pPr>
    </w:p>
    <w:p w14:paraId="6D2ABE37" w14:textId="77777777" w:rsidR="00B25DE0" w:rsidRPr="00BB0A3D" w:rsidRDefault="00B25DE0" w:rsidP="00B25DE0">
      <w:pPr>
        <w:pStyle w:val="Corpodetexto"/>
        <w:numPr>
          <w:ilvl w:val="1"/>
          <w:numId w:val="12"/>
        </w:numPr>
        <w:spacing w:line="240" w:lineRule="auto"/>
        <w:rPr>
          <w:b/>
          <w:bCs/>
        </w:rPr>
      </w:pPr>
      <w:r w:rsidRPr="00BB0A3D">
        <w:rPr>
          <w:b/>
          <w:bCs/>
        </w:rPr>
        <w:lastRenderedPageBreak/>
        <w:t>[RF008] Preencher Formulário.</w:t>
      </w:r>
    </w:p>
    <w:p w14:paraId="1BD02910" w14:textId="77777777" w:rsidR="00B25DE0" w:rsidRPr="00BB0A3D" w:rsidRDefault="00B25DE0" w:rsidP="00B25DE0">
      <w:pPr>
        <w:pStyle w:val="Corpodetexto"/>
        <w:ind w:firstLine="0"/>
      </w:pPr>
    </w:p>
    <w:p w14:paraId="1BC3FFA4" w14:textId="1C02F88A" w:rsidR="00B25DE0" w:rsidRPr="00BB0A3D" w:rsidRDefault="00B25DE0" w:rsidP="00B25DE0">
      <w:pPr>
        <w:pStyle w:val="Corpodetexto"/>
        <w:ind w:firstLine="0"/>
      </w:pPr>
      <w:r w:rsidRPr="00BB0A3D">
        <w:tab/>
        <w:t xml:space="preserve">Prioridade: (x) Essencial </w:t>
      </w:r>
      <w:r w:rsidR="00666FEC" w:rsidRPr="00BB0A3D">
        <w:t>()</w:t>
      </w:r>
      <w:r w:rsidRPr="00BB0A3D">
        <w:t xml:space="preserve"> Importante </w:t>
      </w:r>
      <w:r w:rsidR="00666FEC" w:rsidRPr="00BB0A3D">
        <w:t>()</w:t>
      </w:r>
      <w:r w:rsidRPr="00BB0A3D">
        <w:t xml:space="preserve"> Desejável</w:t>
      </w:r>
    </w:p>
    <w:p w14:paraId="4932EC3A" w14:textId="77777777" w:rsidR="00B25DE0" w:rsidRPr="00BB0A3D" w:rsidRDefault="00B25DE0" w:rsidP="00B25DE0">
      <w:pPr>
        <w:pStyle w:val="Corpodetexto"/>
        <w:ind w:firstLine="0"/>
      </w:pPr>
    </w:p>
    <w:p w14:paraId="419D4902" w14:textId="33D6357A" w:rsidR="00B25DE0" w:rsidRDefault="00B25DE0" w:rsidP="00B25DE0">
      <w:pPr>
        <w:pStyle w:val="Corpodetexto"/>
        <w:ind w:firstLine="0"/>
      </w:pPr>
      <w:r w:rsidRPr="00BB0A3D">
        <w:tab/>
        <w:t>O usuário após cadastrar-se, e realizar o login, poderá selecionar os alimentos que deseja comprar, após selecionar e clicar no botão avançar</w:t>
      </w:r>
      <w:r>
        <w:t>, um formulário</w:t>
      </w:r>
      <w:r w:rsidRPr="00BB0A3D">
        <w:t xml:space="preserve"> irá </w:t>
      </w:r>
      <w:r>
        <w:t xml:space="preserve">carregar as informações referente ao perfil </w:t>
      </w:r>
      <w:r w:rsidR="00666FEC">
        <w:t>logrado</w:t>
      </w:r>
      <w:r>
        <w:t>, podendo alterar algumas informações.</w:t>
      </w:r>
    </w:p>
    <w:p w14:paraId="4A06A6B2" w14:textId="77777777" w:rsidR="00B25DE0" w:rsidRDefault="00B25DE0" w:rsidP="00B25DE0">
      <w:pPr>
        <w:pStyle w:val="Corpodetexto"/>
        <w:ind w:firstLine="0"/>
      </w:pPr>
    </w:p>
    <w:p w14:paraId="7C35D3C0" w14:textId="77777777" w:rsidR="00B25DE0" w:rsidRDefault="00B25DE0" w:rsidP="00B25DE0">
      <w:pPr>
        <w:pStyle w:val="Corpodetexto"/>
        <w:ind w:firstLine="0"/>
      </w:pPr>
      <w:r>
        <w:rPr>
          <w:noProof/>
          <w:lang w:val="pt-BR" w:eastAsia="pt-BR" w:bidi="ar-SA"/>
        </w:rPr>
        <w:drawing>
          <wp:inline distT="0" distB="0" distL="0" distR="0" wp14:anchorId="409A3ECA" wp14:editId="78678FF0">
            <wp:extent cx="5400040" cy="1442720"/>
            <wp:effectExtent l="0" t="0" r="0" b="508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42720"/>
                    </a:xfrm>
                    <a:prstGeom prst="rect">
                      <a:avLst/>
                    </a:prstGeom>
                  </pic:spPr>
                </pic:pic>
              </a:graphicData>
            </a:graphic>
          </wp:inline>
        </w:drawing>
      </w:r>
    </w:p>
    <w:p w14:paraId="38096BD4" w14:textId="77777777" w:rsidR="00B25DE0" w:rsidRPr="00BB0A3D" w:rsidRDefault="00B25DE0" w:rsidP="00B25DE0">
      <w:pPr>
        <w:pStyle w:val="Corpodetexto"/>
        <w:ind w:firstLine="0"/>
      </w:pPr>
    </w:p>
    <w:p w14:paraId="5C7A8040" w14:textId="77777777" w:rsidR="00B25DE0" w:rsidRPr="00BB0A3D" w:rsidRDefault="00B25DE0" w:rsidP="00B25DE0">
      <w:pPr>
        <w:pStyle w:val="Corpodetexto"/>
        <w:numPr>
          <w:ilvl w:val="1"/>
          <w:numId w:val="12"/>
        </w:numPr>
        <w:spacing w:line="240" w:lineRule="auto"/>
        <w:rPr>
          <w:b/>
          <w:bCs/>
        </w:rPr>
      </w:pPr>
      <w:r w:rsidRPr="00BB0A3D">
        <w:rPr>
          <w:b/>
          <w:bCs/>
        </w:rPr>
        <w:t>[RF009] Criar Pedido.</w:t>
      </w:r>
    </w:p>
    <w:p w14:paraId="62970817" w14:textId="77777777" w:rsidR="00B25DE0" w:rsidRPr="00BB0A3D" w:rsidRDefault="00B25DE0" w:rsidP="00B25DE0">
      <w:pPr>
        <w:pStyle w:val="Corpodetexto"/>
        <w:ind w:firstLine="0"/>
      </w:pPr>
    </w:p>
    <w:p w14:paraId="571E4953" w14:textId="2FEC9CAF" w:rsidR="00B25DE0" w:rsidRPr="00BB0A3D" w:rsidRDefault="00B25DE0" w:rsidP="00B25DE0">
      <w:pPr>
        <w:pStyle w:val="Corpodetexto"/>
        <w:ind w:firstLine="0"/>
      </w:pPr>
      <w:r w:rsidRPr="00BB0A3D">
        <w:tab/>
        <w:t xml:space="preserve">Prioridade: (x) Essencial </w:t>
      </w:r>
      <w:r w:rsidR="00666FEC" w:rsidRPr="00BB0A3D">
        <w:t>()</w:t>
      </w:r>
      <w:r w:rsidRPr="00BB0A3D">
        <w:t xml:space="preserve"> Importante </w:t>
      </w:r>
      <w:r w:rsidR="00666FEC" w:rsidRPr="00BB0A3D">
        <w:t>()</w:t>
      </w:r>
      <w:r w:rsidRPr="00BB0A3D">
        <w:t xml:space="preserve"> Desejável</w:t>
      </w:r>
    </w:p>
    <w:p w14:paraId="3FEFCF5E" w14:textId="77777777" w:rsidR="00B25DE0" w:rsidRPr="00BB0A3D" w:rsidRDefault="00B25DE0" w:rsidP="00B25DE0">
      <w:pPr>
        <w:pStyle w:val="Corpodetexto"/>
        <w:ind w:firstLine="0"/>
      </w:pPr>
    </w:p>
    <w:p w14:paraId="6DF3174C" w14:textId="77777777" w:rsidR="00B25DE0" w:rsidRDefault="00B25DE0" w:rsidP="00B25DE0">
      <w:pPr>
        <w:pStyle w:val="Corpodetexto"/>
        <w:ind w:firstLine="0"/>
      </w:pPr>
      <w:r w:rsidRPr="00BB0A3D">
        <w:tab/>
        <w:t>O usuário após cadastrar-se, realizar o login, e selecionar os alimentos que deseja comprar, irá preencher o formulário com seus dados pessoais, após o preenchimento irá clicar no botão finalizar pedido.</w:t>
      </w:r>
    </w:p>
    <w:p w14:paraId="21D1A9C2" w14:textId="77777777" w:rsidR="00B25DE0" w:rsidRDefault="00B25DE0" w:rsidP="00B25DE0">
      <w:pPr>
        <w:pStyle w:val="Corpodetexto"/>
        <w:ind w:firstLine="0"/>
      </w:pPr>
    </w:p>
    <w:p w14:paraId="036A47BB" w14:textId="0E3FFCD8" w:rsidR="00B25DE0" w:rsidRPr="00BB0A3D" w:rsidRDefault="00B25DE0" w:rsidP="00B25DE0">
      <w:pPr>
        <w:pStyle w:val="Corpodetexto"/>
        <w:ind w:firstLine="0"/>
      </w:pPr>
      <w:r>
        <w:rPr>
          <w:noProof/>
          <w:lang w:val="pt-BR" w:eastAsia="pt-BR" w:bidi="ar-SA"/>
        </w:rPr>
        <w:drawing>
          <wp:inline distT="0" distB="0" distL="0" distR="0" wp14:anchorId="3809F21C" wp14:editId="28FD438E">
            <wp:extent cx="5979735" cy="1626919"/>
            <wp:effectExtent l="0" t="0" r="254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9735" cy="1626919"/>
                    </a:xfrm>
                    <a:prstGeom prst="rect">
                      <a:avLst/>
                    </a:prstGeom>
                  </pic:spPr>
                </pic:pic>
              </a:graphicData>
            </a:graphic>
          </wp:inline>
        </w:drawing>
      </w:r>
    </w:p>
    <w:p w14:paraId="1F4E72A7" w14:textId="13E5286C" w:rsidR="004F3253" w:rsidRDefault="004F3253">
      <w:pPr>
        <w:spacing w:line="240" w:lineRule="auto"/>
        <w:ind w:firstLine="0"/>
        <w:jc w:val="left"/>
        <w:rPr>
          <w:sz w:val="24"/>
          <w:szCs w:val="24"/>
        </w:rPr>
      </w:pPr>
      <w:r>
        <w:br w:type="page"/>
      </w:r>
    </w:p>
    <w:p w14:paraId="4B0C9998" w14:textId="77777777" w:rsidR="00B25DE0" w:rsidRDefault="00B25DE0" w:rsidP="00B25DE0">
      <w:pPr>
        <w:pStyle w:val="Default"/>
        <w:numPr>
          <w:ilvl w:val="0"/>
          <w:numId w:val="12"/>
        </w:numPr>
        <w:rPr>
          <w:b/>
          <w:bCs/>
          <w:sz w:val="28"/>
          <w:szCs w:val="28"/>
        </w:rPr>
      </w:pPr>
      <w:r w:rsidRPr="00BB0A3D">
        <w:rPr>
          <w:b/>
          <w:bCs/>
          <w:sz w:val="28"/>
          <w:szCs w:val="28"/>
        </w:rPr>
        <w:lastRenderedPageBreak/>
        <w:t xml:space="preserve">REQUISITOS NÃO FUNCIONAIS </w:t>
      </w:r>
    </w:p>
    <w:p w14:paraId="3D6D44F8" w14:textId="77777777" w:rsidR="00B25DE0" w:rsidRPr="00BB0A3D" w:rsidRDefault="00B25DE0" w:rsidP="00B25DE0">
      <w:pPr>
        <w:pStyle w:val="Default"/>
        <w:ind w:left="360"/>
        <w:rPr>
          <w:b/>
          <w:bCs/>
          <w:sz w:val="28"/>
          <w:szCs w:val="28"/>
        </w:rPr>
      </w:pPr>
    </w:p>
    <w:p w14:paraId="23FBB563" w14:textId="77777777" w:rsidR="00B25DE0" w:rsidRPr="00BB0A3D" w:rsidRDefault="00B25DE0" w:rsidP="00B25DE0">
      <w:pPr>
        <w:pStyle w:val="Default"/>
        <w:rPr>
          <w:b/>
          <w:bCs/>
          <w:sz w:val="19"/>
          <w:szCs w:val="19"/>
        </w:rPr>
      </w:pPr>
      <w:r w:rsidRPr="00BB0A3D">
        <w:rPr>
          <w:b/>
          <w:bCs/>
          <w:sz w:val="23"/>
          <w:szCs w:val="23"/>
        </w:rPr>
        <w:tab/>
        <w:t>2.1. [RN001] L</w:t>
      </w:r>
      <w:r w:rsidRPr="00BB0A3D">
        <w:rPr>
          <w:b/>
          <w:bCs/>
          <w:sz w:val="19"/>
          <w:szCs w:val="19"/>
        </w:rPr>
        <w:t xml:space="preserve">INGUAGENS DE </w:t>
      </w:r>
      <w:r w:rsidRPr="00BB0A3D">
        <w:rPr>
          <w:b/>
          <w:bCs/>
          <w:sz w:val="23"/>
          <w:szCs w:val="23"/>
        </w:rPr>
        <w:t>P</w:t>
      </w:r>
      <w:r w:rsidRPr="00BB0A3D">
        <w:rPr>
          <w:b/>
          <w:bCs/>
          <w:sz w:val="19"/>
          <w:szCs w:val="19"/>
        </w:rPr>
        <w:t>ROGRAMAÇÃO</w:t>
      </w:r>
    </w:p>
    <w:p w14:paraId="0A6A61E6" w14:textId="77777777" w:rsidR="00B25DE0" w:rsidRPr="00BB0A3D" w:rsidRDefault="00B25DE0" w:rsidP="00B25DE0">
      <w:pPr>
        <w:pStyle w:val="Default"/>
        <w:jc w:val="both"/>
        <w:rPr>
          <w:sz w:val="19"/>
          <w:szCs w:val="19"/>
        </w:rPr>
      </w:pPr>
      <w:r w:rsidRPr="00BB0A3D">
        <w:rPr>
          <w:b/>
          <w:bCs/>
          <w:sz w:val="19"/>
          <w:szCs w:val="19"/>
        </w:rPr>
        <w:t xml:space="preserve"> </w:t>
      </w:r>
    </w:p>
    <w:p w14:paraId="2E3A5A3F" w14:textId="69C256D5" w:rsidR="00B25DE0" w:rsidRPr="00BB0A3D" w:rsidRDefault="00B25DE0" w:rsidP="00B25DE0">
      <w:pPr>
        <w:pStyle w:val="Default"/>
        <w:spacing w:line="360" w:lineRule="auto"/>
        <w:jc w:val="both"/>
        <w:rPr>
          <w:sz w:val="23"/>
          <w:szCs w:val="23"/>
        </w:rPr>
      </w:pPr>
      <w:r w:rsidRPr="00BB0A3D">
        <w:rPr>
          <w:sz w:val="23"/>
          <w:szCs w:val="23"/>
        </w:rPr>
        <w:tab/>
        <w:t>As linguagens de programação utilizadas no desenvolvimento deste projeto são: Back-</w:t>
      </w:r>
      <w:r w:rsidR="00666FEC" w:rsidRPr="00BB0A3D">
        <w:rPr>
          <w:sz w:val="23"/>
          <w:szCs w:val="23"/>
        </w:rPr>
        <w:t>End.</w:t>
      </w:r>
      <w:r w:rsidRPr="00BB0A3D">
        <w:rPr>
          <w:sz w:val="23"/>
          <w:szCs w:val="23"/>
        </w:rPr>
        <w:t xml:space="preserve"> PHP, Front-</w:t>
      </w:r>
      <w:r w:rsidR="00666FEC" w:rsidRPr="00BB0A3D">
        <w:rPr>
          <w:sz w:val="23"/>
          <w:szCs w:val="23"/>
        </w:rPr>
        <w:t>End.</w:t>
      </w:r>
      <w:r w:rsidRPr="00BB0A3D">
        <w:rPr>
          <w:sz w:val="23"/>
          <w:szCs w:val="23"/>
        </w:rPr>
        <w:t xml:space="preserve"> HTML, CSS,</w:t>
      </w:r>
      <w:r>
        <w:rPr>
          <w:sz w:val="23"/>
          <w:szCs w:val="23"/>
        </w:rPr>
        <w:t xml:space="preserve"> </w:t>
      </w:r>
      <w:r w:rsidR="00666FEC">
        <w:rPr>
          <w:sz w:val="23"/>
          <w:szCs w:val="23"/>
        </w:rPr>
        <w:t>Boots rap</w:t>
      </w:r>
      <w:r w:rsidRPr="00BB0A3D">
        <w:rPr>
          <w:sz w:val="23"/>
          <w:szCs w:val="23"/>
        </w:rPr>
        <w:t xml:space="preserve"> </w:t>
      </w:r>
      <w:r w:rsidR="00666FEC" w:rsidRPr="00BB0A3D">
        <w:rPr>
          <w:sz w:val="23"/>
          <w:szCs w:val="23"/>
        </w:rPr>
        <w:t>Java Script</w:t>
      </w:r>
      <w:r w:rsidRPr="00BB0A3D">
        <w:rPr>
          <w:sz w:val="23"/>
          <w:szCs w:val="23"/>
        </w:rPr>
        <w:t xml:space="preserve">, Mobile: IONIC). </w:t>
      </w:r>
    </w:p>
    <w:p w14:paraId="0FA4E461" w14:textId="77777777" w:rsidR="00B25DE0" w:rsidRPr="00BB0A3D" w:rsidRDefault="00B25DE0" w:rsidP="00B25DE0">
      <w:pPr>
        <w:pStyle w:val="Default"/>
        <w:rPr>
          <w:sz w:val="23"/>
          <w:szCs w:val="23"/>
        </w:rPr>
      </w:pPr>
    </w:p>
    <w:p w14:paraId="43DA0746" w14:textId="77777777" w:rsidR="00B25DE0" w:rsidRPr="00BB0A3D" w:rsidRDefault="00B25DE0" w:rsidP="00B25DE0">
      <w:pPr>
        <w:pStyle w:val="Default"/>
        <w:spacing w:line="360" w:lineRule="auto"/>
        <w:rPr>
          <w:sz w:val="19"/>
          <w:szCs w:val="19"/>
        </w:rPr>
      </w:pPr>
      <w:r w:rsidRPr="00BB0A3D">
        <w:rPr>
          <w:b/>
          <w:bCs/>
          <w:sz w:val="23"/>
          <w:szCs w:val="23"/>
        </w:rPr>
        <w:tab/>
        <w:t>2.2. [RN002] S</w:t>
      </w:r>
      <w:r w:rsidRPr="00BB0A3D">
        <w:rPr>
          <w:b/>
          <w:bCs/>
          <w:sz w:val="19"/>
          <w:szCs w:val="19"/>
        </w:rPr>
        <w:t xml:space="preserve">ERVIDORES </w:t>
      </w:r>
    </w:p>
    <w:p w14:paraId="1E55DE73" w14:textId="77777777" w:rsidR="00B25DE0" w:rsidRDefault="00B25DE0" w:rsidP="00B25DE0">
      <w:pPr>
        <w:pStyle w:val="Corpodetexto"/>
        <w:ind w:firstLine="0"/>
        <w:rPr>
          <w:sz w:val="23"/>
          <w:szCs w:val="23"/>
        </w:rPr>
      </w:pPr>
      <w:r w:rsidRPr="00BB0A3D">
        <w:rPr>
          <w:sz w:val="23"/>
          <w:szCs w:val="23"/>
        </w:rPr>
        <w:t>Os servidores utilizados neste projeto são: Apache</w:t>
      </w:r>
      <w:r>
        <w:rPr>
          <w:sz w:val="23"/>
          <w:szCs w:val="23"/>
        </w:rPr>
        <w:t>-</w:t>
      </w:r>
      <w:r w:rsidRPr="00BB0A3D">
        <w:rPr>
          <w:sz w:val="23"/>
          <w:szCs w:val="23"/>
        </w:rPr>
        <w:t>8.5.24</w:t>
      </w:r>
      <w:r>
        <w:rPr>
          <w:sz w:val="23"/>
          <w:szCs w:val="23"/>
        </w:rPr>
        <w:t>, mysql, php</w:t>
      </w:r>
      <w:r w:rsidRPr="00BB0A3D">
        <w:rPr>
          <w:sz w:val="23"/>
          <w:szCs w:val="23"/>
        </w:rPr>
        <w:t>.</w:t>
      </w:r>
    </w:p>
    <w:p w14:paraId="5F43A955" w14:textId="10FAF2D9" w:rsidR="007712BF" w:rsidRDefault="007712BF">
      <w:pPr>
        <w:spacing w:line="240" w:lineRule="auto"/>
        <w:ind w:firstLine="0"/>
        <w:jc w:val="left"/>
        <w:rPr>
          <w:sz w:val="23"/>
          <w:szCs w:val="23"/>
        </w:rPr>
      </w:pPr>
      <w:r>
        <w:rPr>
          <w:sz w:val="23"/>
          <w:szCs w:val="23"/>
        </w:rPr>
        <w:br w:type="page"/>
      </w:r>
    </w:p>
    <w:p w14:paraId="03066151" w14:textId="2B487565" w:rsidR="00AE197D" w:rsidRDefault="00F8018B" w:rsidP="001E5C33">
      <w:pPr>
        <w:pStyle w:val="Ttulo1"/>
        <w:numPr>
          <w:ilvl w:val="0"/>
          <w:numId w:val="7"/>
        </w:numPr>
      </w:pPr>
      <w:bookmarkStart w:id="39" w:name="_Toc70860632"/>
      <w:bookmarkStart w:id="40" w:name="_Toc70894686"/>
      <w:bookmarkStart w:id="41" w:name="_Toc71790037"/>
      <w:bookmarkStart w:id="42" w:name="_Toc71790570"/>
      <w:bookmarkStart w:id="43" w:name="_Toc72134775"/>
      <w:bookmarkStart w:id="44" w:name="_Toc72138735"/>
      <w:bookmarkStart w:id="45" w:name="_Toc72161246"/>
      <w:bookmarkStart w:id="46" w:name="_Toc72161666"/>
      <w:bookmarkStart w:id="47" w:name="_Toc72161694"/>
      <w:r>
        <w:rPr>
          <w:noProof/>
          <w:lang w:val="pt-BR" w:eastAsia="pt-BR" w:bidi="ar-SA"/>
        </w:rPr>
        <w:lastRenderedPageBreak/>
        <w:drawing>
          <wp:anchor distT="0" distB="0" distL="114300" distR="114300" simplePos="0" relativeHeight="251661312" behindDoc="0" locked="0" layoutInCell="1" allowOverlap="1" wp14:anchorId="1F8FF361" wp14:editId="2EED3A3E">
            <wp:simplePos x="0" y="0"/>
            <wp:positionH relativeFrom="margin">
              <wp:posOffset>-492125</wp:posOffset>
            </wp:positionH>
            <wp:positionV relativeFrom="margin">
              <wp:posOffset>742950</wp:posOffset>
            </wp:positionV>
            <wp:extent cx="6546973" cy="4723130"/>
            <wp:effectExtent l="0" t="0" r="6350" b="1270"/>
            <wp:wrapSquare wrapText="bothSides"/>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47826" cy="4723745"/>
                    </a:xfrm>
                    <a:prstGeom prst="rect">
                      <a:avLst/>
                    </a:prstGeom>
                  </pic:spPr>
                </pic:pic>
              </a:graphicData>
            </a:graphic>
            <wp14:sizeRelH relativeFrom="margin">
              <wp14:pctWidth>0</wp14:pctWidth>
            </wp14:sizeRelH>
            <wp14:sizeRelV relativeFrom="margin">
              <wp14:pctHeight>0</wp14:pctHeight>
            </wp14:sizeRelV>
          </wp:anchor>
        </w:drawing>
      </w:r>
      <w:bookmarkEnd w:id="39"/>
      <w:bookmarkEnd w:id="40"/>
      <w:bookmarkEnd w:id="41"/>
      <w:bookmarkEnd w:id="42"/>
      <w:bookmarkEnd w:id="43"/>
      <w:bookmarkEnd w:id="44"/>
      <w:bookmarkEnd w:id="45"/>
      <w:bookmarkEnd w:id="46"/>
      <w:bookmarkEnd w:id="47"/>
      <w:r w:rsidR="00AE197D">
        <w:t xml:space="preserve"> </w:t>
      </w:r>
      <w:bookmarkStart w:id="48" w:name="_Toc72161693"/>
      <w:r w:rsidR="00AE197D" w:rsidRPr="001956E3">
        <w:t>Diagrama de caso de uso (DCU) completo</w:t>
      </w:r>
      <w:bookmarkEnd w:id="48"/>
    </w:p>
    <w:p w14:paraId="072C9A34" w14:textId="62284AFD" w:rsidR="004F3253" w:rsidRDefault="004F3253">
      <w:pPr>
        <w:spacing w:line="240" w:lineRule="auto"/>
        <w:ind w:firstLine="0"/>
        <w:jc w:val="left"/>
        <w:rPr>
          <w:b/>
          <w:bCs/>
          <w:sz w:val="32"/>
          <w:szCs w:val="32"/>
        </w:rPr>
      </w:pPr>
      <w:r>
        <w:br w:type="page"/>
      </w:r>
    </w:p>
    <w:p w14:paraId="3ED1B051" w14:textId="77777777" w:rsidR="00AE197D" w:rsidRDefault="00AE197D" w:rsidP="00AE197D">
      <w:pPr>
        <w:pStyle w:val="Ttulo1"/>
        <w:ind w:left="1171" w:firstLine="0"/>
      </w:pPr>
    </w:p>
    <w:p w14:paraId="0DAAE439" w14:textId="2719FE96" w:rsidR="002C1D70" w:rsidRDefault="002C1D70" w:rsidP="001E5C33">
      <w:pPr>
        <w:pStyle w:val="Ttulo1"/>
        <w:numPr>
          <w:ilvl w:val="0"/>
          <w:numId w:val="7"/>
        </w:numPr>
      </w:pPr>
      <w:bookmarkStart w:id="49" w:name="_Toc70894687"/>
      <w:bookmarkStart w:id="50" w:name="_Toc72161695"/>
      <w:r>
        <w:t>CASOS DE TESTES</w:t>
      </w:r>
      <w:bookmarkEnd w:id="49"/>
      <w:bookmarkEnd w:id="50"/>
    </w:p>
    <w:p w14:paraId="480BA4F1" w14:textId="77777777" w:rsidR="004F3253" w:rsidRDefault="004F3253" w:rsidP="007D64C9"/>
    <w:p w14:paraId="03097814" w14:textId="45B67C72" w:rsidR="007D64C9" w:rsidRDefault="002C1D70" w:rsidP="007D64C9">
      <w:r>
        <w:t xml:space="preserve">Conforme a </w:t>
      </w:r>
      <w:r w:rsidR="00666FEC">
        <w:t>matéria</w:t>
      </w:r>
      <w:r>
        <w:t xml:space="preserve"> de testes, utilizamos um procedimento chamado Casos de Teste para identificar defeitos na estrutura interna do software por meio de situações que exercitam adequadamente todas as estruturas utilizadas na codificação d</w:t>
      </w:r>
      <w:r w:rsidR="00452725">
        <w:t>o Banco de Dados</w:t>
      </w:r>
      <w:r>
        <w:t xml:space="preserve"> do Projeto </w:t>
      </w:r>
      <w:r w:rsidR="00923DDE">
        <w:t>Gula Online.</w:t>
      </w:r>
    </w:p>
    <w:p w14:paraId="6C4A71E3" w14:textId="20B2A86A" w:rsidR="007D64C9" w:rsidRDefault="007D64C9">
      <w:pPr>
        <w:spacing w:line="240" w:lineRule="auto"/>
        <w:ind w:firstLine="0"/>
        <w:jc w:val="left"/>
      </w:pPr>
      <w:r>
        <w:br w:type="page"/>
      </w:r>
    </w:p>
    <w:p w14:paraId="291713CE" w14:textId="40854109" w:rsidR="001A0768" w:rsidRPr="007D64C9" w:rsidRDefault="001A0768" w:rsidP="007D64C9"/>
    <w:p w14:paraId="39D97116" w14:textId="4103F2B2" w:rsidR="00A0316A" w:rsidRDefault="00150B17" w:rsidP="001E5C33">
      <w:pPr>
        <w:pStyle w:val="Ttulo1"/>
        <w:numPr>
          <w:ilvl w:val="0"/>
          <w:numId w:val="7"/>
        </w:numPr>
      </w:pPr>
      <w:bookmarkStart w:id="51" w:name="_Toc72161696"/>
      <w:r>
        <w:t>DOCUMENTO DO BANCO DE DADOS</w:t>
      </w:r>
      <w:bookmarkEnd w:id="51"/>
    </w:p>
    <w:p w14:paraId="79BDC5D8" w14:textId="4D1482DB" w:rsidR="0035522F" w:rsidRPr="0035522F" w:rsidRDefault="0035522F" w:rsidP="001E5C33">
      <w:pPr>
        <w:pStyle w:val="Ttulo1"/>
        <w:numPr>
          <w:ilvl w:val="1"/>
          <w:numId w:val="7"/>
        </w:numPr>
        <w:rPr>
          <w:sz w:val="24"/>
          <w:szCs w:val="24"/>
        </w:rPr>
      </w:pPr>
      <w:bookmarkStart w:id="52" w:name="_Toc72161697"/>
      <w:r w:rsidRPr="0035522F">
        <w:rPr>
          <w:sz w:val="24"/>
          <w:szCs w:val="24"/>
        </w:rPr>
        <w:t>Modelo Conceitual (MER)</w:t>
      </w:r>
      <w:bookmarkEnd w:id="52"/>
    </w:p>
    <w:p w14:paraId="61071865" w14:textId="437ED2CB" w:rsidR="00A0316A" w:rsidRDefault="00A0316A">
      <w:pPr>
        <w:rPr>
          <w:sz w:val="8"/>
        </w:rPr>
      </w:pPr>
    </w:p>
    <w:p w14:paraId="4227990B" w14:textId="2B7861A2" w:rsidR="007D64C9" w:rsidRDefault="007D64C9" w:rsidP="007D64C9">
      <w:pPr>
        <w:pStyle w:val="Corpodetexto"/>
        <w:ind w:firstLine="0"/>
        <w:rPr>
          <w:sz w:val="8"/>
        </w:rPr>
      </w:pPr>
    </w:p>
    <w:p w14:paraId="07FC7F7F" w14:textId="44463B86" w:rsidR="007D64C9" w:rsidRDefault="00FA5736">
      <w:pPr>
        <w:spacing w:line="240" w:lineRule="auto"/>
        <w:ind w:firstLine="0"/>
        <w:jc w:val="left"/>
        <w:rPr>
          <w:sz w:val="8"/>
          <w:szCs w:val="24"/>
        </w:rPr>
      </w:pPr>
      <w:r>
        <w:rPr>
          <w:noProof/>
          <w:lang w:val="pt-BR" w:eastAsia="pt-BR" w:bidi="ar-SA"/>
        </w:rPr>
        <w:drawing>
          <wp:anchor distT="0" distB="0" distL="114300" distR="114300" simplePos="0" relativeHeight="251660288" behindDoc="0" locked="0" layoutInCell="1" allowOverlap="1" wp14:anchorId="4ECEC009" wp14:editId="0AA299C3">
            <wp:simplePos x="0" y="0"/>
            <wp:positionH relativeFrom="margin">
              <wp:posOffset>-444500</wp:posOffset>
            </wp:positionH>
            <wp:positionV relativeFrom="margin">
              <wp:posOffset>1476375</wp:posOffset>
            </wp:positionV>
            <wp:extent cx="6465570" cy="3905250"/>
            <wp:effectExtent l="0" t="0" r="0" b="0"/>
            <wp:wrapSquare wrapText="bothSides"/>
            <wp:docPr id="88" name="image14.png"/>
            <wp:cNvGraphicFramePr/>
            <a:graphic xmlns:a="http://schemas.openxmlformats.org/drawingml/2006/main">
              <a:graphicData uri="http://schemas.openxmlformats.org/drawingml/2006/picture">
                <pic:pic xmlns:pic="http://schemas.openxmlformats.org/drawingml/2006/picture">
                  <pic:nvPicPr>
                    <pic:cNvPr id="88" name="image14.png"/>
                    <pic:cNvPicPr/>
                  </pic:nvPicPr>
                  <pic:blipFill>
                    <a:blip r:embed="rId25">
                      <a:extLst>
                        <a:ext uri="{28A0092B-C50C-407E-A947-70E740481C1C}">
                          <a14:useLocalDpi xmlns:a14="http://schemas.microsoft.com/office/drawing/2010/main" val="0"/>
                        </a:ext>
                      </a:extLst>
                    </a:blip>
                    <a:stretch>
                      <a:fillRect/>
                    </a:stretch>
                  </pic:blipFill>
                  <pic:spPr>
                    <a:xfrm>
                      <a:off x="0" y="0"/>
                      <a:ext cx="6465570" cy="3905250"/>
                    </a:xfrm>
                    <a:prstGeom prst="rect">
                      <a:avLst/>
                    </a:prstGeom>
                    <a:ln/>
                  </pic:spPr>
                </pic:pic>
              </a:graphicData>
            </a:graphic>
            <wp14:sizeRelH relativeFrom="margin">
              <wp14:pctWidth>0</wp14:pctWidth>
            </wp14:sizeRelH>
            <wp14:sizeRelV relativeFrom="margin">
              <wp14:pctHeight>0</wp14:pctHeight>
            </wp14:sizeRelV>
          </wp:anchor>
        </w:drawing>
      </w:r>
      <w:r w:rsidR="007D64C9">
        <w:rPr>
          <w:sz w:val="8"/>
        </w:rPr>
        <w:br w:type="page"/>
      </w:r>
    </w:p>
    <w:p w14:paraId="44083629" w14:textId="65BB5BB7" w:rsidR="0035522F" w:rsidRDefault="0035522F" w:rsidP="007D64C9">
      <w:pPr>
        <w:pStyle w:val="Corpodetexto"/>
        <w:ind w:firstLine="0"/>
        <w:rPr>
          <w:sz w:val="8"/>
        </w:rPr>
      </w:pPr>
    </w:p>
    <w:p w14:paraId="694053F5" w14:textId="63E1C780" w:rsidR="0035522F" w:rsidRDefault="0035522F" w:rsidP="00021BEA">
      <w:pPr>
        <w:ind w:hanging="142"/>
        <w:rPr>
          <w:sz w:val="8"/>
        </w:rPr>
      </w:pPr>
    </w:p>
    <w:p w14:paraId="67AF701C" w14:textId="77777777" w:rsidR="0035522F" w:rsidRDefault="0035522F" w:rsidP="00021BEA">
      <w:pPr>
        <w:ind w:hanging="142"/>
        <w:rPr>
          <w:sz w:val="8"/>
        </w:rPr>
      </w:pPr>
    </w:p>
    <w:p w14:paraId="61BF0C54" w14:textId="7DE26E48" w:rsidR="0035522F" w:rsidRDefault="0035522F" w:rsidP="001E5C33">
      <w:pPr>
        <w:pStyle w:val="PargrafodaLista"/>
        <w:numPr>
          <w:ilvl w:val="1"/>
          <w:numId w:val="7"/>
        </w:numPr>
        <w:rPr>
          <w:b/>
          <w:bCs/>
          <w:sz w:val="24"/>
          <w:szCs w:val="24"/>
        </w:rPr>
      </w:pPr>
      <w:r w:rsidRPr="0035522F">
        <w:rPr>
          <w:b/>
          <w:bCs/>
          <w:sz w:val="24"/>
          <w:szCs w:val="24"/>
        </w:rPr>
        <w:t xml:space="preserve">Modelo </w:t>
      </w:r>
      <w:r w:rsidRPr="006926F9">
        <w:rPr>
          <w:b/>
          <w:bCs/>
          <w:sz w:val="24"/>
          <w:szCs w:val="24"/>
        </w:rPr>
        <w:t>Lógico</w:t>
      </w:r>
      <w:r w:rsidRPr="0035522F">
        <w:rPr>
          <w:b/>
          <w:bCs/>
          <w:sz w:val="24"/>
          <w:szCs w:val="24"/>
        </w:rPr>
        <w:t xml:space="preserve"> (DER)</w:t>
      </w:r>
    </w:p>
    <w:p w14:paraId="191AD5A5" w14:textId="6D949D96" w:rsidR="001A0768" w:rsidRDefault="00FA5736" w:rsidP="00FA5736">
      <w:pPr>
        <w:pStyle w:val="PargrafodaLista"/>
        <w:ind w:left="0" w:firstLine="0"/>
        <w:rPr>
          <w:noProof/>
          <w:lang w:val="pt-BR" w:eastAsia="pt-BR" w:bidi="ar-SA"/>
        </w:rPr>
      </w:pPr>
      <w:r>
        <w:rPr>
          <w:noProof/>
          <w:lang w:val="pt-BR" w:eastAsia="pt-BR" w:bidi="ar-SA"/>
        </w:rPr>
        <w:drawing>
          <wp:inline distT="0" distB="0" distL="0" distR="0" wp14:anchorId="052C020E" wp14:editId="04578C09">
            <wp:extent cx="6101715" cy="3879850"/>
            <wp:effectExtent l="0" t="0" r="0" b="6350"/>
            <wp:docPr id="2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01715" cy="3879850"/>
                    </a:xfrm>
                    <a:prstGeom prst="rect">
                      <a:avLst/>
                    </a:prstGeom>
                  </pic:spPr>
                </pic:pic>
              </a:graphicData>
            </a:graphic>
          </wp:inline>
        </w:drawing>
      </w:r>
    </w:p>
    <w:p w14:paraId="7763BB2D" w14:textId="779A17EC" w:rsidR="00FA5736" w:rsidRPr="001A0768" w:rsidRDefault="00FA5736" w:rsidP="00FA5736">
      <w:pPr>
        <w:pStyle w:val="PargrafodaLista"/>
        <w:ind w:left="2239" w:firstLine="0"/>
        <w:rPr>
          <w:b/>
          <w:bCs/>
          <w:sz w:val="24"/>
          <w:szCs w:val="24"/>
        </w:rPr>
      </w:pPr>
    </w:p>
    <w:p w14:paraId="2781916B" w14:textId="4DCE09B9" w:rsidR="00A0316A" w:rsidRDefault="00150B17" w:rsidP="001E5C33">
      <w:pPr>
        <w:pStyle w:val="Ttulo1"/>
        <w:numPr>
          <w:ilvl w:val="0"/>
          <w:numId w:val="7"/>
        </w:numPr>
        <w:spacing w:before="208"/>
      </w:pPr>
      <w:bookmarkStart w:id="53" w:name="_Toc72161698"/>
      <w:r>
        <w:t>DOCUMENTO DO BACK-END</w:t>
      </w:r>
      <w:bookmarkEnd w:id="53"/>
    </w:p>
    <w:p w14:paraId="7C7DAC53" w14:textId="7ACAC1B0" w:rsidR="00C150A7" w:rsidRPr="001A0768" w:rsidRDefault="00666FEC" w:rsidP="001A0768">
      <w:pPr>
        <w:pStyle w:val="Ttulo1"/>
        <w:spacing w:before="208"/>
        <w:ind w:left="811" w:firstLine="0"/>
      </w:pPr>
      <w:bookmarkStart w:id="54" w:name="_Toc72161699"/>
      <w:r>
        <w:t>11.1 Diagrama</w:t>
      </w:r>
      <w:r w:rsidR="007712BF">
        <w:t xml:space="preserve"> de Classes da camada Modelo</w:t>
      </w:r>
      <w:bookmarkEnd w:id="54"/>
    </w:p>
    <w:p w14:paraId="42C93A15" w14:textId="5CCC7806" w:rsidR="00A0316A" w:rsidRDefault="00A0316A">
      <w:pPr>
        <w:pStyle w:val="Corpodetexto"/>
      </w:pPr>
    </w:p>
    <w:p w14:paraId="6E602F37" w14:textId="42DA392B" w:rsidR="007D64C9" w:rsidRDefault="001A0768" w:rsidP="00FA5736">
      <w:pPr>
        <w:pStyle w:val="Corpodetexto"/>
        <w:ind w:firstLine="0"/>
      </w:pPr>
      <w:r>
        <w:rPr>
          <w:noProof/>
          <w:lang w:val="pt-BR" w:eastAsia="pt-BR" w:bidi="ar-SA"/>
        </w:rPr>
        <w:lastRenderedPageBreak/>
        <w:drawing>
          <wp:inline distT="0" distB="0" distL="0" distR="0" wp14:anchorId="084441C5" wp14:editId="17C80440">
            <wp:extent cx="5816009" cy="7045166"/>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7">
                      <a:extLst>
                        <a:ext uri="{28A0092B-C50C-407E-A947-70E740481C1C}">
                          <a14:useLocalDpi xmlns:a14="http://schemas.microsoft.com/office/drawing/2010/main" val="0"/>
                        </a:ext>
                      </a:extLst>
                    </a:blip>
                    <a:stretch>
                      <a:fillRect/>
                    </a:stretch>
                  </pic:blipFill>
                  <pic:spPr>
                    <a:xfrm>
                      <a:off x="0" y="0"/>
                      <a:ext cx="5842809" cy="7077630"/>
                    </a:xfrm>
                    <a:prstGeom prst="rect">
                      <a:avLst/>
                    </a:prstGeom>
                  </pic:spPr>
                </pic:pic>
              </a:graphicData>
            </a:graphic>
          </wp:inline>
        </w:drawing>
      </w:r>
    </w:p>
    <w:p w14:paraId="48D00195" w14:textId="77777777" w:rsidR="007D64C9" w:rsidRDefault="007D64C9">
      <w:pPr>
        <w:spacing w:line="240" w:lineRule="auto"/>
        <w:ind w:firstLine="0"/>
        <w:jc w:val="left"/>
        <w:rPr>
          <w:sz w:val="24"/>
          <w:szCs w:val="24"/>
        </w:rPr>
      </w:pPr>
      <w:r>
        <w:br w:type="page"/>
      </w:r>
    </w:p>
    <w:p w14:paraId="44B0848F" w14:textId="6DAA1DFF" w:rsidR="00EF4C52" w:rsidRDefault="00EF4C52" w:rsidP="007D64C9">
      <w:pPr>
        <w:pStyle w:val="Corpodetexto"/>
      </w:pPr>
    </w:p>
    <w:p w14:paraId="15BF05C3" w14:textId="021F56BF" w:rsidR="00F563A3" w:rsidRPr="007E1F73" w:rsidRDefault="00150B17" w:rsidP="001E5C33">
      <w:pPr>
        <w:pStyle w:val="Ttulo1"/>
        <w:numPr>
          <w:ilvl w:val="0"/>
          <w:numId w:val="7"/>
        </w:numPr>
        <w:rPr>
          <w:b w:val="0"/>
          <w:bCs w:val="0"/>
          <w:noProof/>
        </w:rPr>
      </w:pPr>
      <w:bookmarkStart w:id="55" w:name="_Toc72161700"/>
      <w:r>
        <w:t>DOCUMENTO DO FRONT-END</w:t>
      </w:r>
      <w:bookmarkEnd w:id="55"/>
    </w:p>
    <w:p w14:paraId="18CB7A57" w14:textId="2EDE798A" w:rsidR="007E1F73" w:rsidRPr="001A0768" w:rsidRDefault="006552F1" w:rsidP="001A0768">
      <w:pPr>
        <w:pStyle w:val="Ttulo1"/>
        <w:ind w:left="811" w:firstLine="0"/>
        <w:rPr>
          <w:noProof/>
        </w:rPr>
      </w:pPr>
      <w:bookmarkStart w:id="56" w:name="_Toc72161701"/>
      <w:r w:rsidRPr="00614926">
        <w:rPr>
          <w:b w:val="0"/>
          <w:bCs w:val="0"/>
          <w:noProof/>
          <w:u w:val="single"/>
          <w:lang w:val="pt-BR" w:eastAsia="pt-BR" w:bidi="ar-SA"/>
        </w:rPr>
        <w:drawing>
          <wp:anchor distT="0" distB="0" distL="114300" distR="114300" simplePos="0" relativeHeight="251668480" behindDoc="0" locked="0" layoutInCell="1" allowOverlap="1" wp14:anchorId="3EEC0E1D" wp14:editId="4BD3DB4B">
            <wp:simplePos x="0" y="0"/>
            <wp:positionH relativeFrom="margin">
              <wp:posOffset>-587375</wp:posOffset>
            </wp:positionH>
            <wp:positionV relativeFrom="margin">
              <wp:posOffset>1295400</wp:posOffset>
            </wp:positionV>
            <wp:extent cx="6629400" cy="5899785"/>
            <wp:effectExtent l="0" t="0" r="0" b="571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8">
                      <a:extLst>
                        <a:ext uri="{28A0092B-C50C-407E-A947-70E740481C1C}">
                          <a14:useLocalDpi xmlns:a14="http://schemas.microsoft.com/office/drawing/2010/main" val="0"/>
                        </a:ext>
                      </a:extLst>
                    </a:blip>
                    <a:stretch>
                      <a:fillRect/>
                    </a:stretch>
                  </pic:blipFill>
                  <pic:spPr>
                    <a:xfrm>
                      <a:off x="0" y="0"/>
                      <a:ext cx="6629400" cy="5899785"/>
                    </a:xfrm>
                    <a:prstGeom prst="rect">
                      <a:avLst/>
                    </a:prstGeom>
                  </pic:spPr>
                </pic:pic>
              </a:graphicData>
            </a:graphic>
            <wp14:sizeRelH relativeFrom="margin">
              <wp14:pctWidth>0</wp14:pctWidth>
            </wp14:sizeRelH>
          </wp:anchor>
        </w:drawing>
      </w:r>
      <w:r w:rsidR="007E1F73" w:rsidRPr="00614926">
        <w:rPr>
          <w:noProof/>
        </w:rPr>
        <w:t>1</w:t>
      </w:r>
      <w:r w:rsidR="006926F9">
        <w:rPr>
          <w:noProof/>
        </w:rPr>
        <w:t>2</w:t>
      </w:r>
      <w:r w:rsidR="007E1F73" w:rsidRPr="00614926">
        <w:rPr>
          <w:noProof/>
        </w:rPr>
        <w:t xml:space="preserve">.1 </w:t>
      </w:r>
      <w:r w:rsidR="00FA5736">
        <w:rPr>
          <w:noProof/>
        </w:rPr>
        <w:t>Diagrama De Cas</w:t>
      </w:r>
      <w:r w:rsidR="007E1F73">
        <w:rPr>
          <w:noProof/>
        </w:rPr>
        <w:t>o</w:t>
      </w:r>
      <w:r w:rsidR="00FA5736">
        <w:rPr>
          <w:noProof/>
        </w:rPr>
        <w:t>s</w:t>
      </w:r>
      <w:r w:rsidR="007E1F73">
        <w:rPr>
          <w:noProof/>
        </w:rPr>
        <w:t xml:space="preserve"> De Uso</w:t>
      </w:r>
      <w:bookmarkEnd w:id="56"/>
    </w:p>
    <w:p w14:paraId="7EE18C8D" w14:textId="5F9EC378" w:rsidR="007E1F73" w:rsidRDefault="007E1F73" w:rsidP="00474833">
      <w:pPr>
        <w:pStyle w:val="Corpodetexto"/>
        <w:tabs>
          <w:tab w:val="left" w:pos="6521"/>
        </w:tabs>
        <w:spacing w:before="189"/>
        <w:ind w:right="101" w:firstLine="0"/>
        <w:rPr>
          <w:b/>
          <w:bCs/>
          <w:noProof/>
          <w:u w:val="single"/>
        </w:rPr>
      </w:pPr>
    </w:p>
    <w:p w14:paraId="256C9542" w14:textId="2CF61BAA" w:rsidR="007D64C9" w:rsidRDefault="007D64C9" w:rsidP="007D64C9">
      <w:pPr>
        <w:pStyle w:val="Corpodetexto"/>
        <w:tabs>
          <w:tab w:val="left" w:pos="6521"/>
        </w:tabs>
        <w:spacing w:before="189"/>
        <w:ind w:right="101" w:firstLine="0"/>
        <w:rPr>
          <w:b/>
          <w:bCs/>
          <w:noProof/>
          <w:u w:val="single"/>
        </w:rPr>
      </w:pPr>
    </w:p>
    <w:p w14:paraId="452C1FD5" w14:textId="77777777" w:rsidR="00FA5736" w:rsidRDefault="00FA5736">
      <w:pPr>
        <w:spacing w:line="240" w:lineRule="auto"/>
        <w:ind w:firstLine="0"/>
        <w:jc w:val="left"/>
        <w:rPr>
          <w:b/>
          <w:bCs/>
          <w:sz w:val="32"/>
          <w:szCs w:val="32"/>
        </w:rPr>
      </w:pPr>
      <w:bookmarkStart w:id="57" w:name="_Toc72161702"/>
      <w:r>
        <w:br w:type="page"/>
      </w:r>
    </w:p>
    <w:p w14:paraId="6549F753" w14:textId="2C4D6A68" w:rsidR="007D64C9" w:rsidRDefault="007D64C9" w:rsidP="00FA5736">
      <w:pPr>
        <w:pStyle w:val="Ttulo1"/>
        <w:ind w:left="0" w:firstLine="0"/>
      </w:pPr>
      <w:r>
        <w:lastRenderedPageBreak/>
        <w:t>1</w:t>
      </w:r>
      <w:r w:rsidR="00F8454F">
        <w:t>1</w:t>
      </w:r>
      <w:r>
        <w:t>. CRONOGRAMA</w:t>
      </w:r>
      <w:bookmarkEnd w:id="57"/>
    </w:p>
    <w:p w14:paraId="51D02D53" w14:textId="7348D904" w:rsidR="006552F1" w:rsidRDefault="00C620CD" w:rsidP="00FA5736">
      <w:pPr>
        <w:pStyle w:val="Ttulo1"/>
        <w:ind w:left="0" w:firstLine="0"/>
      </w:pPr>
      <w:r>
        <w:rPr>
          <w:noProof/>
          <w:lang w:val="pt-BR" w:eastAsia="pt-BR" w:bidi="ar-SA"/>
        </w:rPr>
        <w:drawing>
          <wp:anchor distT="0" distB="0" distL="114300" distR="114300" simplePos="0" relativeHeight="251664384" behindDoc="0" locked="0" layoutInCell="1" allowOverlap="1" wp14:anchorId="29F2ECBB" wp14:editId="419ED040">
            <wp:simplePos x="0" y="0"/>
            <wp:positionH relativeFrom="margin">
              <wp:posOffset>-282575</wp:posOffset>
            </wp:positionH>
            <wp:positionV relativeFrom="margin">
              <wp:posOffset>838200</wp:posOffset>
            </wp:positionV>
            <wp:extent cx="6505575" cy="2695575"/>
            <wp:effectExtent l="0" t="0" r="9525" b="952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9">
                      <a:extLst>
                        <a:ext uri="{28A0092B-C50C-407E-A947-70E740481C1C}">
                          <a14:useLocalDpi xmlns:a14="http://schemas.microsoft.com/office/drawing/2010/main" val="0"/>
                        </a:ext>
                      </a:extLst>
                    </a:blip>
                    <a:stretch>
                      <a:fillRect/>
                    </a:stretch>
                  </pic:blipFill>
                  <pic:spPr>
                    <a:xfrm>
                      <a:off x="0" y="0"/>
                      <a:ext cx="6505575" cy="2695575"/>
                    </a:xfrm>
                    <a:prstGeom prst="rect">
                      <a:avLst/>
                    </a:prstGeom>
                  </pic:spPr>
                </pic:pic>
              </a:graphicData>
            </a:graphic>
            <wp14:sizeRelH relativeFrom="margin">
              <wp14:pctWidth>0</wp14:pctWidth>
            </wp14:sizeRelH>
            <wp14:sizeRelV relativeFrom="margin">
              <wp14:pctHeight>0</wp14:pctHeight>
            </wp14:sizeRelV>
          </wp:anchor>
        </w:drawing>
      </w:r>
      <w:r w:rsidR="00D8217F">
        <w:t>11.1 CRONOGRAMA ABRIL</w:t>
      </w:r>
    </w:p>
    <w:p w14:paraId="2784BA7C" w14:textId="3B6D830A" w:rsidR="006552F1" w:rsidRDefault="00FA5736" w:rsidP="00FA5736">
      <w:pPr>
        <w:pStyle w:val="Ttulo1"/>
        <w:ind w:left="0" w:firstLine="0"/>
      </w:pPr>
      <w:r>
        <w:rPr>
          <w:noProof/>
          <w:lang w:val="pt-BR" w:eastAsia="pt-BR" w:bidi="ar-SA"/>
        </w:rPr>
        <w:drawing>
          <wp:anchor distT="0" distB="0" distL="114300" distR="114300" simplePos="0" relativeHeight="251665408" behindDoc="0" locked="0" layoutInCell="1" allowOverlap="1" wp14:anchorId="419D8CFE" wp14:editId="7F86F637">
            <wp:simplePos x="0" y="0"/>
            <wp:positionH relativeFrom="margin">
              <wp:align>right</wp:align>
            </wp:positionH>
            <wp:positionV relativeFrom="margin">
              <wp:posOffset>4067175</wp:posOffset>
            </wp:positionV>
            <wp:extent cx="6271260" cy="24765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0">
                      <a:extLst>
                        <a:ext uri="{28A0092B-C50C-407E-A947-70E740481C1C}">
                          <a14:useLocalDpi xmlns:a14="http://schemas.microsoft.com/office/drawing/2010/main" val="0"/>
                        </a:ext>
                      </a:extLst>
                    </a:blip>
                    <a:stretch>
                      <a:fillRect/>
                    </a:stretch>
                  </pic:blipFill>
                  <pic:spPr>
                    <a:xfrm>
                      <a:off x="0" y="0"/>
                      <a:ext cx="6271260" cy="2476500"/>
                    </a:xfrm>
                    <a:prstGeom prst="rect">
                      <a:avLst/>
                    </a:prstGeom>
                  </pic:spPr>
                </pic:pic>
              </a:graphicData>
            </a:graphic>
            <wp14:sizeRelH relativeFrom="margin">
              <wp14:pctWidth>0</wp14:pctWidth>
            </wp14:sizeRelH>
            <wp14:sizeRelV relativeFrom="margin">
              <wp14:pctHeight>0</wp14:pctHeight>
            </wp14:sizeRelV>
          </wp:anchor>
        </w:drawing>
      </w:r>
      <w:r w:rsidR="006552F1">
        <w:t>11.2 CRONOGRAMA MAIO</w:t>
      </w:r>
    </w:p>
    <w:p w14:paraId="5119CCB6" w14:textId="153A7CDD" w:rsidR="00D8217F" w:rsidRDefault="00D8217F" w:rsidP="007D64C9">
      <w:pPr>
        <w:pStyle w:val="Ttulo1"/>
        <w:ind w:left="811" w:firstLine="0"/>
      </w:pPr>
    </w:p>
    <w:p w14:paraId="57E358AE" w14:textId="77777777" w:rsidR="00C620CD" w:rsidRDefault="00C620CD">
      <w:pPr>
        <w:spacing w:line="240" w:lineRule="auto"/>
        <w:ind w:firstLine="0"/>
        <w:jc w:val="left"/>
        <w:rPr>
          <w:b/>
          <w:bCs/>
          <w:noProof/>
          <w:sz w:val="32"/>
          <w:szCs w:val="32"/>
        </w:rPr>
      </w:pPr>
      <w:bookmarkStart w:id="58" w:name="_Toc72161703"/>
      <w:r>
        <w:rPr>
          <w:noProof/>
        </w:rPr>
        <w:br w:type="page"/>
      </w:r>
    </w:p>
    <w:p w14:paraId="0588218E" w14:textId="689FDCB7" w:rsidR="0016397F" w:rsidRDefault="0016397F" w:rsidP="0016397F">
      <w:pPr>
        <w:pStyle w:val="Ttulo1"/>
        <w:tabs>
          <w:tab w:val="left" w:pos="3784"/>
        </w:tabs>
        <w:ind w:left="811" w:firstLine="0"/>
        <w:rPr>
          <w:noProof/>
        </w:rPr>
      </w:pPr>
      <w:r w:rsidRPr="00614926">
        <w:rPr>
          <w:noProof/>
        </w:rPr>
        <w:lastRenderedPageBreak/>
        <w:t>1</w:t>
      </w:r>
      <w:r w:rsidR="00F8454F">
        <w:rPr>
          <w:noProof/>
        </w:rPr>
        <w:t>2</w:t>
      </w:r>
      <w:r w:rsidRPr="00614926">
        <w:rPr>
          <w:noProof/>
        </w:rPr>
        <w:t xml:space="preserve">. </w:t>
      </w:r>
      <w:r>
        <w:t>Print das telas do Front-End</w:t>
      </w:r>
      <w:bookmarkEnd w:id="58"/>
    </w:p>
    <w:p w14:paraId="16851725" w14:textId="2913FF81" w:rsidR="00F8454F" w:rsidRDefault="0016397F" w:rsidP="00F8454F">
      <w:pPr>
        <w:pStyle w:val="Ttulo1"/>
        <w:tabs>
          <w:tab w:val="left" w:pos="3784"/>
        </w:tabs>
        <w:ind w:left="811" w:firstLine="0"/>
      </w:pPr>
      <w:bookmarkStart w:id="59" w:name="_Toc72161704"/>
      <w:r w:rsidRPr="00614926">
        <w:rPr>
          <w:noProof/>
        </w:rPr>
        <w:t>1</w:t>
      </w:r>
      <w:r w:rsidR="00F8454F">
        <w:rPr>
          <w:noProof/>
        </w:rPr>
        <w:t>3</w:t>
      </w:r>
      <w:r w:rsidRPr="00614926">
        <w:rPr>
          <w:noProof/>
        </w:rPr>
        <w:t xml:space="preserve">. </w:t>
      </w:r>
      <w:r>
        <w:t>Print das telas do Mobile</w:t>
      </w:r>
      <w:bookmarkEnd w:id="59"/>
    </w:p>
    <w:p w14:paraId="63930FFE" w14:textId="3C0C47C4" w:rsidR="00F8454F" w:rsidRDefault="00F8454F">
      <w:pPr>
        <w:spacing w:line="240" w:lineRule="auto"/>
        <w:ind w:firstLine="0"/>
        <w:jc w:val="left"/>
      </w:pPr>
      <w:r>
        <w:br w:type="page"/>
      </w:r>
    </w:p>
    <w:p w14:paraId="3E29F0B6" w14:textId="77777777" w:rsidR="0016397F" w:rsidRPr="00F8454F" w:rsidRDefault="0016397F" w:rsidP="00F8454F">
      <w:pPr>
        <w:spacing w:line="240" w:lineRule="auto"/>
        <w:ind w:firstLine="0"/>
        <w:jc w:val="left"/>
      </w:pPr>
    </w:p>
    <w:p w14:paraId="17F66246" w14:textId="67AA41AE" w:rsidR="00F8454F" w:rsidRDefault="0016397F" w:rsidP="00F8454F">
      <w:pPr>
        <w:pStyle w:val="Ttulo1"/>
        <w:tabs>
          <w:tab w:val="left" w:pos="3784"/>
        </w:tabs>
        <w:ind w:left="811" w:firstLine="0"/>
      </w:pPr>
      <w:bookmarkStart w:id="60" w:name="_Toc72161705"/>
      <w:r w:rsidRPr="00614926">
        <w:rPr>
          <w:noProof/>
        </w:rPr>
        <w:t>1</w:t>
      </w:r>
      <w:r w:rsidR="00F8454F">
        <w:rPr>
          <w:noProof/>
        </w:rPr>
        <w:t>4</w:t>
      </w:r>
      <w:r w:rsidRPr="00614926">
        <w:rPr>
          <w:noProof/>
        </w:rPr>
        <w:t xml:space="preserve">. </w:t>
      </w:r>
      <w:r w:rsidR="00C5687D">
        <w:t>Bibliografia</w:t>
      </w:r>
      <w:bookmarkEnd w:id="60"/>
    </w:p>
    <w:p w14:paraId="09A6B0DE" w14:textId="77777777" w:rsidR="001A385E" w:rsidRDefault="001A385E" w:rsidP="00F8454F">
      <w:pPr>
        <w:pStyle w:val="Ttulo1"/>
        <w:tabs>
          <w:tab w:val="left" w:pos="3784"/>
        </w:tabs>
        <w:ind w:left="811" w:firstLine="0"/>
      </w:pPr>
    </w:p>
    <w:p w14:paraId="183AC567" w14:textId="1EA90CB2" w:rsidR="00F8454F" w:rsidRDefault="00B24E0E" w:rsidP="00F8454F">
      <w:pPr>
        <w:pStyle w:val="Ttulo4"/>
        <w:spacing w:before="0"/>
        <w:rPr>
          <w:rFonts w:ascii="Segoe UI" w:hAnsi="Segoe UI" w:cs="Segoe UI"/>
          <w:b/>
          <w:bCs/>
          <w:i w:val="0"/>
          <w:iCs w:val="0"/>
          <w:color w:val="000000"/>
          <w:sz w:val="32"/>
          <w:szCs w:val="32"/>
        </w:rPr>
      </w:pPr>
      <w:r w:rsidRPr="003A5E3C">
        <w:rPr>
          <w:rFonts w:ascii="Segoe UI" w:hAnsi="Segoe UI" w:cs="Segoe UI"/>
          <w:b/>
          <w:bCs/>
          <w:i w:val="0"/>
          <w:iCs w:val="0"/>
          <w:color w:val="000000"/>
          <w:sz w:val="32"/>
          <w:szCs w:val="32"/>
        </w:rPr>
        <w:t>1</w:t>
      </w:r>
      <w:r w:rsidR="00F8454F" w:rsidRPr="003A5E3C">
        <w:rPr>
          <w:rFonts w:ascii="Segoe UI" w:hAnsi="Segoe UI" w:cs="Segoe UI"/>
          <w:b/>
          <w:bCs/>
          <w:i w:val="0"/>
          <w:iCs w:val="0"/>
          <w:color w:val="000000"/>
          <w:sz w:val="32"/>
          <w:szCs w:val="32"/>
        </w:rPr>
        <w:t>4</w:t>
      </w:r>
      <w:r w:rsidRPr="003A5E3C">
        <w:rPr>
          <w:rFonts w:ascii="Segoe UI" w:hAnsi="Segoe UI" w:cs="Segoe UI"/>
          <w:b/>
          <w:bCs/>
          <w:i w:val="0"/>
          <w:iCs w:val="0"/>
          <w:color w:val="000000"/>
          <w:sz w:val="32"/>
          <w:szCs w:val="32"/>
        </w:rPr>
        <w:t>.1 Referência:</w:t>
      </w:r>
    </w:p>
    <w:p w14:paraId="5658C8BA" w14:textId="67ACC1B5" w:rsidR="001A385E" w:rsidRPr="001A385E" w:rsidRDefault="001A385E" w:rsidP="001A385E">
      <w:r w:rsidRPr="001A385E">
        <w:rPr>
          <w:color w:val="000000"/>
          <w:shd w:val="clear" w:color="auto" w:fill="FFFFFF"/>
        </w:rPr>
        <w:t>ALBERTO SARAIVA, Antônio. Delivoro: O Sistema Delivery Completo. </w:t>
      </w:r>
      <w:r w:rsidRPr="001A385E">
        <w:rPr>
          <w:i/>
          <w:iCs/>
          <w:color w:val="000000"/>
          <w:shd w:val="clear" w:color="auto" w:fill="FFFFFF"/>
        </w:rPr>
        <w:t>In</w:t>
      </w:r>
      <w:r w:rsidRPr="001A385E">
        <w:rPr>
          <w:color w:val="000000"/>
          <w:shd w:val="clear" w:color="auto" w:fill="FFFFFF"/>
        </w:rPr>
        <w:t>: DELIVORO (Brasil). </w:t>
      </w:r>
      <w:r w:rsidRPr="001A385E">
        <w:rPr>
          <w:b/>
          <w:bCs/>
          <w:color w:val="000000"/>
          <w:shd w:val="clear" w:color="auto" w:fill="FFFFFF"/>
        </w:rPr>
        <w:t>Matriz Swot Delivro</w:t>
      </w:r>
      <w:r w:rsidRPr="001A385E">
        <w:rPr>
          <w:color w:val="000000"/>
          <w:shd w:val="clear" w:color="auto" w:fill="FFFFFF"/>
        </w:rPr>
        <w:t>: Um Sistema de Delivery que cabe no seu bolso. São Paulo, 2019. Disponível em: http://www.delivoro.com.br/#blog. Acesso em: 19 maio 2021.</w:t>
      </w:r>
    </w:p>
    <w:p w14:paraId="78B7F769" w14:textId="77777777" w:rsidR="003A5E3C" w:rsidRPr="003A5E3C" w:rsidRDefault="003A5E3C" w:rsidP="003A5E3C"/>
    <w:p w14:paraId="5D90751F" w14:textId="63A3B821" w:rsidR="00F8454F" w:rsidRDefault="00F8454F" w:rsidP="00F8454F">
      <w:pPr>
        <w:pStyle w:val="Ttulo4"/>
        <w:spacing w:before="0"/>
        <w:rPr>
          <w:rFonts w:ascii="Segoe UI" w:hAnsi="Segoe UI" w:cs="Segoe UI"/>
          <w:b/>
          <w:bCs/>
          <w:i w:val="0"/>
          <w:iCs w:val="0"/>
          <w:color w:val="000000"/>
          <w:sz w:val="32"/>
          <w:szCs w:val="32"/>
        </w:rPr>
      </w:pPr>
      <w:r w:rsidRPr="003A5E3C">
        <w:rPr>
          <w:rFonts w:ascii="Segoe UI" w:hAnsi="Segoe UI" w:cs="Segoe UI"/>
          <w:b/>
          <w:bCs/>
          <w:i w:val="0"/>
          <w:iCs w:val="0"/>
          <w:color w:val="000000"/>
          <w:sz w:val="32"/>
          <w:szCs w:val="32"/>
        </w:rPr>
        <w:t>14.2 Referência:</w:t>
      </w:r>
    </w:p>
    <w:p w14:paraId="305C4DA4" w14:textId="5A47D53F" w:rsidR="003A5E3C" w:rsidRPr="001A385E" w:rsidRDefault="001A385E" w:rsidP="001A385E">
      <w:pPr>
        <w:rPr>
          <w:color w:val="000000"/>
          <w:shd w:val="clear" w:color="auto" w:fill="FFFFFF"/>
        </w:rPr>
      </w:pPr>
      <w:r w:rsidRPr="003A5E3C">
        <w:rPr>
          <w:color w:val="000000"/>
          <w:shd w:val="clear" w:color="auto" w:fill="FFFFFF"/>
        </w:rPr>
        <w:t>DELIVORO: O Sistema Delivery Completo. </w:t>
      </w:r>
      <w:r w:rsidRPr="003A5E3C">
        <w:rPr>
          <w:i/>
          <w:iCs/>
          <w:color w:val="000000"/>
          <w:shd w:val="clear" w:color="auto" w:fill="FFFFFF"/>
        </w:rPr>
        <w:t>In</w:t>
      </w:r>
      <w:r w:rsidRPr="003A5E3C">
        <w:rPr>
          <w:color w:val="000000"/>
          <w:shd w:val="clear" w:color="auto" w:fill="FFFFFF"/>
        </w:rPr>
        <w:t>: DELIVORO (Brasil). </w:t>
      </w:r>
      <w:r w:rsidRPr="003A5E3C">
        <w:rPr>
          <w:b/>
          <w:bCs/>
          <w:color w:val="000000"/>
          <w:shd w:val="clear" w:color="auto" w:fill="FFFFFF"/>
        </w:rPr>
        <w:t>Matriz Swot Delivro</w:t>
      </w:r>
      <w:r w:rsidRPr="003A5E3C">
        <w:rPr>
          <w:color w:val="000000"/>
          <w:shd w:val="clear" w:color="auto" w:fill="FFFFFF"/>
        </w:rPr>
        <w:t>: Um Sistema de Delivery que cabe no seu bolso. São Paulo, 2019. Disponível em: http://www.delivoro.com.br/#blog. Acesso em: 19 maio 2021.</w:t>
      </w:r>
    </w:p>
    <w:p w14:paraId="7DEDF1B6" w14:textId="77777777" w:rsidR="00B24E0E" w:rsidRPr="003A5E3C" w:rsidRDefault="00B24E0E" w:rsidP="00B24E0E">
      <w:pPr>
        <w:pStyle w:val="card-text"/>
        <w:spacing w:before="0" w:beforeAutospacing="0"/>
        <w:rPr>
          <w:rFonts w:ascii="Segoe UI" w:hAnsi="Segoe UI" w:cs="Segoe UI"/>
          <w:color w:val="000000"/>
        </w:rPr>
      </w:pPr>
    </w:p>
    <w:p w14:paraId="231AB9C0" w14:textId="10CCBCBD" w:rsidR="003A5E3C" w:rsidRDefault="003A5E3C" w:rsidP="003A5E3C">
      <w:pPr>
        <w:pStyle w:val="Ttulo4"/>
        <w:spacing w:before="0"/>
        <w:rPr>
          <w:rFonts w:ascii="Segoe UI" w:hAnsi="Segoe UI" w:cs="Segoe UI"/>
          <w:b/>
          <w:bCs/>
          <w:i w:val="0"/>
          <w:iCs w:val="0"/>
          <w:color w:val="000000"/>
          <w:sz w:val="32"/>
          <w:szCs w:val="32"/>
        </w:rPr>
      </w:pPr>
      <w:r w:rsidRPr="003A5E3C">
        <w:rPr>
          <w:rFonts w:ascii="Segoe UI" w:hAnsi="Segoe UI" w:cs="Segoe UI"/>
          <w:b/>
          <w:bCs/>
          <w:i w:val="0"/>
          <w:iCs w:val="0"/>
          <w:color w:val="000000"/>
          <w:sz w:val="32"/>
          <w:szCs w:val="32"/>
        </w:rPr>
        <w:t>14.</w:t>
      </w:r>
      <w:r>
        <w:rPr>
          <w:rFonts w:ascii="Segoe UI" w:hAnsi="Segoe UI" w:cs="Segoe UI"/>
          <w:b/>
          <w:bCs/>
          <w:i w:val="0"/>
          <w:iCs w:val="0"/>
          <w:color w:val="000000"/>
          <w:sz w:val="32"/>
          <w:szCs w:val="32"/>
        </w:rPr>
        <w:t>3</w:t>
      </w:r>
      <w:r w:rsidRPr="003A5E3C">
        <w:rPr>
          <w:rFonts w:ascii="Segoe UI" w:hAnsi="Segoe UI" w:cs="Segoe UI"/>
          <w:b/>
          <w:bCs/>
          <w:i w:val="0"/>
          <w:iCs w:val="0"/>
          <w:color w:val="000000"/>
          <w:sz w:val="32"/>
          <w:szCs w:val="32"/>
        </w:rPr>
        <w:t xml:space="preserve"> Referência:</w:t>
      </w:r>
    </w:p>
    <w:p w14:paraId="2B859918" w14:textId="0D534134" w:rsidR="001A385E" w:rsidRDefault="001A385E" w:rsidP="001A385E">
      <w:r w:rsidRPr="003A5E3C">
        <w:t xml:space="preserve">MINISTÉRIO DA ECONOMIA (Brasil). Instituto Brasileiro de Geografia e Estatística. </w:t>
      </w:r>
      <w:r w:rsidRPr="003A5E3C">
        <w:rPr>
          <w:b/>
          <w:bCs/>
        </w:rPr>
        <w:t>Pesquisa de Orçamento Familiares</w:t>
      </w:r>
      <w:r w:rsidRPr="003A5E3C">
        <w:t>: Primeiros Resultados. Rio de Janeiro: [s. n.], 2019. 69 p. ISBN 978-85-240-4505-9. Disponível em: https://biblioteca.ibge.gov.br/visualizacao/livros/liv101670.pdf. Acesso em: 19 maio 2021.</w:t>
      </w:r>
    </w:p>
    <w:p w14:paraId="4DF91512" w14:textId="77777777" w:rsidR="001A385E" w:rsidRPr="003A5E3C" w:rsidRDefault="001A385E" w:rsidP="001A385E"/>
    <w:p w14:paraId="199EFF36" w14:textId="4A68EE6A" w:rsidR="001A385E" w:rsidRPr="001A385E" w:rsidRDefault="003A5E3C" w:rsidP="001A385E">
      <w:pPr>
        <w:pStyle w:val="Ttulo4"/>
        <w:spacing w:before="0"/>
        <w:rPr>
          <w:rFonts w:ascii="Segoe UI" w:hAnsi="Segoe UI" w:cs="Segoe UI"/>
          <w:b/>
          <w:bCs/>
          <w:i w:val="0"/>
          <w:iCs w:val="0"/>
          <w:color w:val="000000"/>
          <w:sz w:val="32"/>
          <w:szCs w:val="32"/>
        </w:rPr>
      </w:pPr>
      <w:r w:rsidRPr="003A5E3C">
        <w:rPr>
          <w:rFonts w:ascii="Segoe UI" w:hAnsi="Segoe UI" w:cs="Segoe UI"/>
          <w:b/>
          <w:bCs/>
          <w:i w:val="0"/>
          <w:iCs w:val="0"/>
          <w:color w:val="000000"/>
          <w:sz w:val="32"/>
          <w:szCs w:val="32"/>
        </w:rPr>
        <w:t>14.</w:t>
      </w:r>
      <w:r>
        <w:rPr>
          <w:rFonts w:ascii="Segoe UI" w:hAnsi="Segoe UI" w:cs="Segoe UI"/>
          <w:b/>
          <w:bCs/>
          <w:i w:val="0"/>
          <w:iCs w:val="0"/>
          <w:color w:val="000000"/>
          <w:sz w:val="32"/>
          <w:szCs w:val="32"/>
        </w:rPr>
        <w:t>4</w:t>
      </w:r>
      <w:r w:rsidRPr="003A5E3C">
        <w:rPr>
          <w:rFonts w:ascii="Segoe UI" w:hAnsi="Segoe UI" w:cs="Segoe UI"/>
          <w:b/>
          <w:bCs/>
          <w:i w:val="0"/>
          <w:iCs w:val="0"/>
          <w:color w:val="000000"/>
          <w:sz w:val="32"/>
          <w:szCs w:val="32"/>
        </w:rPr>
        <w:t xml:space="preserve"> Referência:</w:t>
      </w:r>
    </w:p>
    <w:p w14:paraId="7B26F621" w14:textId="3F8FDE63" w:rsidR="00B24E0E" w:rsidRDefault="001A385E" w:rsidP="001A385E">
      <w:r w:rsidRPr="003A5E3C">
        <w:rPr>
          <w:color w:val="000000"/>
          <w:shd w:val="clear" w:color="auto" w:fill="FFFFFF"/>
        </w:rPr>
        <w:t>PINTO, Gabriel; EBER</w:t>
      </w:r>
      <w:bookmarkStart w:id="61" w:name="_GoBack"/>
      <w:bookmarkEnd w:id="61"/>
      <w:r w:rsidRPr="003A5E3C">
        <w:rPr>
          <w:color w:val="000000"/>
          <w:shd w:val="clear" w:color="auto" w:fill="FFFFFF"/>
        </w:rPr>
        <w:t>HARDT, Michel; BAER, Eduardo; ALVES DE CARVALHO, Simone; SIGRIST, Patrick; RAMOS FIORAVANTE, Felipe; PINHO BONIFACIO, Guilherme. IFOOD: Nunca foi tão fácil pedir comida saudável. </w:t>
      </w:r>
      <w:r w:rsidRPr="003A5E3C">
        <w:rPr>
          <w:i/>
          <w:iCs/>
          <w:color w:val="000000"/>
          <w:shd w:val="clear" w:color="auto" w:fill="FFFFFF"/>
        </w:rPr>
        <w:t>In</w:t>
      </w:r>
      <w:r w:rsidRPr="003A5E3C">
        <w:rPr>
          <w:color w:val="000000"/>
          <w:shd w:val="clear" w:color="auto" w:fill="FFFFFF"/>
        </w:rPr>
        <w:t>: EMPRESA DE CAPITAL FECHADO (Brasil). </w:t>
      </w:r>
      <w:r w:rsidRPr="003A5E3C">
        <w:rPr>
          <w:b/>
          <w:bCs/>
          <w:color w:val="000000"/>
          <w:shd w:val="clear" w:color="auto" w:fill="FFFFFF"/>
        </w:rPr>
        <w:t>Matriz Swot IFOOD</w:t>
      </w:r>
      <w:r w:rsidRPr="003A5E3C">
        <w:rPr>
          <w:color w:val="000000"/>
          <w:shd w:val="clear" w:color="auto" w:fill="FFFFFF"/>
        </w:rPr>
        <w:t>: Nunca foi tão fácil pedir comida saudável. São Paulo, 2011. Disponível em: https://www.ifood.com.br/. Acesso em: 19 maio 2021.</w:t>
      </w:r>
    </w:p>
    <w:sectPr w:rsidR="00B24E0E" w:rsidSect="00682826">
      <w:headerReference w:type="default" r:id="rId31"/>
      <w:footerReference w:type="default" r:id="rId32"/>
      <w:pgSz w:w="11910" w:h="16840"/>
      <w:pgMar w:top="960" w:right="853" w:bottom="980" w:left="1600" w:header="712" w:footer="7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076B3" w14:textId="77777777" w:rsidR="001A02A6" w:rsidRDefault="001A02A6">
      <w:r>
        <w:separator/>
      </w:r>
    </w:p>
  </w:endnote>
  <w:endnote w:type="continuationSeparator" w:id="0">
    <w:p w14:paraId="44798A48" w14:textId="77777777" w:rsidR="001A02A6" w:rsidRDefault="001A0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13D0" w14:textId="77777777" w:rsidR="006F3ECF" w:rsidRDefault="006F3ECF">
    <w:pPr>
      <w:pStyle w:val="Corpodetexto"/>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B3D50" w14:textId="77777777" w:rsidR="006F3ECF" w:rsidRDefault="006F3ECF">
    <w:pPr>
      <w:pStyle w:val="Corpodetexto"/>
      <w:spacing w:line="14" w:lineRule="auto"/>
      <w:rPr>
        <w:sz w:val="20"/>
      </w:rPr>
    </w:pPr>
    <w:r>
      <w:rPr>
        <w:noProof/>
        <w:lang w:val="pt-BR" w:eastAsia="pt-BR" w:bidi="ar-SA"/>
      </w:rPr>
      <mc:AlternateContent>
        <mc:Choice Requires="wps">
          <w:drawing>
            <wp:anchor distT="0" distB="0" distL="114300" distR="114300" simplePos="0" relativeHeight="251308032" behindDoc="1" locked="0" layoutInCell="1" allowOverlap="1" wp14:anchorId="587A989A" wp14:editId="723D3358">
              <wp:simplePos x="0" y="0"/>
              <wp:positionH relativeFrom="page">
                <wp:posOffset>3173095</wp:posOffset>
              </wp:positionH>
              <wp:positionV relativeFrom="page">
                <wp:posOffset>10134600</wp:posOffset>
              </wp:positionV>
              <wp:extent cx="1978025" cy="54737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025" cy="547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ADFC" w14:textId="77777777" w:rsidR="006F3ECF" w:rsidRDefault="006F3ECF" w:rsidP="00451E02">
                          <w:pPr>
                            <w:pStyle w:val="Corpodetexto"/>
                            <w:spacing w:before="12"/>
                            <w:ind w:firstLine="0"/>
                          </w:pPr>
                          <w:r>
                            <w:t>Jaguariúna – SP</w:t>
                          </w:r>
                        </w:p>
                        <w:p w14:paraId="5FA76E11" w14:textId="507DCC3E" w:rsidR="006F3ECF" w:rsidRDefault="006F3ECF" w:rsidP="00451E02">
                          <w:pPr>
                            <w:pStyle w:val="Corpodetexto"/>
                            <w:spacing w:before="12"/>
                            <w:ind w:firstLine="0"/>
                          </w:pPr>
                          <w:r>
                            <w:t xml:space="preserve">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87A989A" id="_x0000_t202" coordsize="21600,21600" o:spt="202" path="m,l,21600r21600,l21600,xe">
              <v:stroke joinstyle="miter"/>
              <v:path gradientshapeok="t" o:connecttype="rect"/>
            </v:shapetype>
            <v:shape id="Text Box 1" o:spid="_x0000_s1028" type="#_x0000_t202" style="position:absolute;left:0;text-align:left;margin-left:249.85pt;margin-top:798pt;width:155.75pt;height:43.1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" filled="f" stroked="f">
              <v:textbox inset="0,0,0,0">
                <w:txbxContent>
                  <w:p w14:paraId="1C28ADFC" w14:textId="77777777" w:rsidR="006F3ECF" w:rsidRDefault="006F3ECF" w:rsidP="00451E02">
                    <w:pPr>
                      <w:pStyle w:val="Corpodetexto"/>
                      <w:spacing w:before="12"/>
                      <w:ind w:firstLine="0"/>
                    </w:pPr>
                    <w:r>
                      <w:t>Jaguariúna – SP</w:t>
                    </w:r>
                  </w:p>
                  <w:p w14:paraId="5FA76E11" w14:textId="507DCC3E" w:rsidR="006F3ECF" w:rsidRDefault="006F3ECF" w:rsidP="00451E02">
                    <w:pPr>
                      <w:pStyle w:val="Corpodetexto"/>
                      <w:spacing w:before="12"/>
                      <w:ind w:firstLine="0"/>
                    </w:pPr>
                    <w:r>
                      <w:t xml:space="preserve">        2020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1BAB3" w14:textId="77777777" w:rsidR="001A02A6" w:rsidRDefault="001A02A6">
      <w:r>
        <w:separator/>
      </w:r>
    </w:p>
  </w:footnote>
  <w:footnote w:type="continuationSeparator" w:id="0">
    <w:p w14:paraId="4A5567BD" w14:textId="77777777" w:rsidR="001A02A6" w:rsidRDefault="001A02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EC45B" w14:textId="77777777" w:rsidR="006F3ECF" w:rsidRDefault="006F3ECF">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743D" w14:textId="77777777" w:rsidR="006F3ECF" w:rsidRDefault="006F3ECF">
    <w:pPr>
      <w:pStyle w:val="Corpodetexto"/>
      <w:spacing w:line="14" w:lineRule="auto"/>
      <w:rPr>
        <w:sz w:val="20"/>
      </w:rPr>
    </w:pPr>
    <w:r>
      <w:rPr>
        <w:noProof/>
        <w:lang w:val="pt-BR" w:eastAsia="pt-BR" w:bidi="ar-SA"/>
      </w:rPr>
      <mc:AlternateContent>
        <mc:Choice Requires="wps">
          <w:drawing>
            <wp:anchor distT="0" distB="0" distL="114300" distR="114300" simplePos="0" relativeHeight="251305984" behindDoc="1" locked="0" layoutInCell="1" allowOverlap="1" wp14:anchorId="7AD0B962" wp14:editId="36269393">
              <wp:simplePos x="0" y="0"/>
              <wp:positionH relativeFrom="page">
                <wp:posOffset>2143125</wp:posOffset>
              </wp:positionH>
              <wp:positionV relativeFrom="page">
                <wp:posOffset>333375</wp:posOffset>
              </wp:positionV>
              <wp:extent cx="3467100" cy="578052"/>
              <wp:effectExtent l="0" t="0" r="0" b="1270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78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25C26" w14:textId="1DE2E83B" w:rsidR="006F3ECF" w:rsidRDefault="006F3ECF" w:rsidP="001E4A43">
                          <w:pPr>
                            <w:pStyle w:val="Corpodetexto"/>
                            <w:spacing w:before="12"/>
                            <w:ind w:left="20"/>
                          </w:pPr>
                          <w:r>
                            <w:t>SENAI JAGARIÚNA –  VOITURE</w:t>
                          </w:r>
                        </w:p>
                        <w:p w14:paraId="383A1BB3" w14:textId="77777777" w:rsidR="006F3ECF" w:rsidRDefault="006F3ECF">
                          <w:pPr>
                            <w:pStyle w:val="Corpodetexto"/>
                            <w:spacing w:before="12"/>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AD0B962" id="_x0000_t202" coordsize="21600,21600" o:spt="202" path="m,l,21600r21600,l21600,xe">
              <v:stroke joinstyle="miter"/>
              <v:path gradientshapeok="t" o:connecttype="rect"/>
            </v:shapetype>
            <v:shape id="Text Box 3" o:spid="_x0000_s1026" type="#_x0000_t202" style="position:absolute;left:0;text-align:left;margin-left:168.75pt;margin-top:26.25pt;width:273pt;height:45.5pt;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" filled="f" stroked="f">
              <v:textbox inset="0,0,0,0">
                <w:txbxContent>
                  <w:p w14:paraId="00525C26" w14:textId="1DE2E83B" w:rsidR="006F3ECF" w:rsidRDefault="006F3ECF" w:rsidP="001E4A43">
                    <w:pPr>
                      <w:pStyle w:val="Corpodetexto"/>
                      <w:spacing w:before="12"/>
                      <w:ind w:left="20"/>
                    </w:pPr>
                    <w:r>
                      <w:t>SENAI JAGARIÚNA –  VOITURE</w:t>
                    </w:r>
                  </w:p>
                  <w:p w14:paraId="383A1BB3" w14:textId="77777777" w:rsidR="006F3ECF" w:rsidRDefault="006F3ECF">
                    <w:pPr>
                      <w:pStyle w:val="Corpodetexto"/>
                      <w:spacing w:before="12"/>
                      <w:ind w:left="20"/>
                    </w:pPr>
                  </w:p>
                </w:txbxContent>
              </v:textbox>
              <w10:wrap anchorx="page" anchory="page"/>
            </v:shape>
          </w:pict>
        </mc:Fallback>
      </mc:AlternateContent>
    </w:r>
    <w:r>
      <w:rPr>
        <w:noProof/>
        <w:lang w:val="pt-BR" w:eastAsia="pt-BR" w:bidi="ar-SA"/>
      </w:rPr>
      <mc:AlternateContent>
        <mc:Choice Requires="wps">
          <w:drawing>
            <wp:anchor distT="0" distB="0" distL="114300" distR="114300" simplePos="0" relativeHeight="251307008" behindDoc="1" locked="0" layoutInCell="1" allowOverlap="1" wp14:anchorId="1CD8AE1A" wp14:editId="3F9BD657">
              <wp:simplePos x="0" y="0"/>
              <wp:positionH relativeFrom="page">
                <wp:posOffset>6558280</wp:posOffset>
              </wp:positionH>
              <wp:positionV relativeFrom="page">
                <wp:posOffset>439420</wp:posOffset>
              </wp:positionV>
              <wp:extent cx="221615" cy="19621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D59E" w14:textId="77777777" w:rsidR="006F3ECF" w:rsidRDefault="006F3ECF">
                          <w:pPr>
                            <w:pStyle w:val="Corpodetexto"/>
                            <w:spacing w:before="12"/>
                            <w:ind w:left="40"/>
                          </w:pPr>
                          <w:r>
                            <w:fldChar w:fldCharType="begin"/>
                          </w:r>
                          <w:r>
                            <w:instrText xml:space="preserve"> PAGE </w:instrText>
                          </w:r>
                          <w:r>
                            <w:fldChar w:fldCharType="separate"/>
                          </w:r>
                          <w:r w:rsidR="004F3253">
                            <w:rPr>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8AE1A" id="_x0000_t202" coordsize="21600,21600" o:spt="202" path="m,l,21600r21600,l21600,xe">
              <v:stroke joinstyle="miter"/>
              <v:path gradientshapeok="t" o:connecttype="rect"/>
            </v:shapetype>
            <v:shape id="Text Box 2" o:spid="_x0000_s1027" type="#_x0000_t202" style="position:absolute;left:0;text-align:left;margin-left:516.4pt;margin-top:34.6pt;width:17.45pt;height:15.45pt;z-index:-25200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" filled="f" stroked="f">
              <v:textbox inset="0,0,0,0">
                <w:txbxContent>
                  <w:p w14:paraId="7B13D59E" w14:textId="77777777" w:rsidR="006F3ECF" w:rsidRDefault="006F3ECF">
                    <w:pPr>
                      <w:pStyle w:val="Corpodetexto"/>
                      <w:spacing w:before="12"/>
                      <w:ind w:left="40"/>
                    </w:pPr>
                    <w:r>
                      <w:fldChar w:fldCharType="begin"/>
                    </w:r>
                    <w:r>
                      <w:instrText xml:space="preserve"> PAGE </w:instrText>
                    </w:r>
                    <w:r>
                      <w:fldChar w:fldCharType="separate"/>
                    </w:r>
                    <w:r w:rsidR="004F3253">
                      <w:rPr>
                        <w:noProof/>
                      </w:rPr>
                      <w:t>26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EEB"/>
    <w:multiLevelType w:val="hybridMultilevel"/>
    <w:tmpl w:val="9DC66040"/>
    <w:lvl w:ilvl="0" w:tplc="C7EC51A6">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C7EC51A6">
      <w:start w:val="1"/>
      <w:numFmt w:val="bullet"/>
      <w:lvlText w:val=""/>
      <w:lvlJc w:val="left"/>
      <w:pPr>
        <w:ind w:left="4320" w:hanging="360"/>
      </w:pPr>
      <w:rPr>
        <w:rFonts w:ascii="Symbol" w:hAnsi="Symbol"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0B096B"/>
    <w:multiLevelType w:val="multilevel"/>
    <w:tmpl w:val="5218D02C"/>
    <w:lvl w:ilvl="0">
      <w:start w:val="1"/>
      <w:numFmt w:val="decimal"/>
      <w:lvlText w:val="%1."/>
      <w:lvlJc w:val="left"/>
      <w:pPr>
        <w:ind w:left="1171" w:hanging="360"/>
      </w:pPr>
      <w:rPr>
        <w:rFonts w:hint="default"/>
        <w:b/>
        <w:bCs/>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2" w15:restartNumberingAfterBreak="0">
    <w:nsid w:val="06EA66C2"/>
    <w:multiLevelType w:val="hybridMultilevel"/>
    <w:tmpl w:val="DFF0A6A0"/>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3" w15:restartNumberingAfterBreak="0">
    <w:nsid w:val="08473EC0"/>
    <w:multiLevelType w:val="multilevel"/>
    <w:tmpl w:val="FDF41426"/>
    <w:lvl w:ilvl="0">
      <w:start w:val="12"/>
      <w:numFmt w:val="decimal"/>
      <w:lvlText w:val="%1."/>
      <w:lvlJc w:val="left"/>
      <w:pPr>
        <w:ind w:left="525" w:hanging="525"/>
      </w:pPr>
      <w:rPr>
        <w:rFonts w:hint="default"/>
      </w:rPr>
    </w:lvl>
    <w:lvl w:ilvl="1">
      <w:start w:val="3"/>
      <w:numFmt w:val="decimal"/>
      <w:lvlText w:val="%1.%2."/>
      <w:lvlJc w:val="left"/>
      <w:pPr>
        <w:ind w:left="2239" w:hanging="720"/>
      </w:pPr>
      <w:rPr>
        <w:rFonts w:hint="default"/>
      </w:rPr>
    </w:lvl>
    <w:lvl w:ilvl="2">
      <w:start w:val="1"/>
      <w:numFmt w:val="decimal"/>
      <w:lvlText w:val="%1.%2.%3."/>
      <w:lvlJc w:val="left"/>
      <w:pPr>
        <w:ind w:left="3758" w:hanging="720"/>
      </w:pPr>
      <w:rPr>
        <w:rFonts w:hint="default"/>
      </w:rPr>
    </w:lvl>
    <w:lvl w:ilvl="3">
      <w:start w:val="1"/>
      <w:numFmt w:val="decimal"/>
      <w:lvlText w:val="%1.%2.%3.%4."/>
      <w:lvlJc w:val="left"/>
      <w:pPr>
        <w:ind w:left="5637" w:hanging="1080"/>
      </w:pPr>
      <w:rPr>
        <w:rFonts w:hint="default"/>
      </w:rPr>
    </w:lvl>
    <w:lvl w:ilvl="4">
      <w:start w:val="1"/>
      <w:numFmt w:val="decimal"/>
      <w:lvlText w:val="%1.%2.%3.%4.%5."/>
      <w:lvlJc w:val="left"/>
      <w:pPr>
        <w:ind w:left="7156" w:hanging="1080"/>
      </w:pPr>
      <w:rPr>
        <w:rFonts w:hint="default"/>
      </w:rPr>
    </w:lvl>
    <w:lvl w:ilvl="5">
      <w:start w:val="1"/>
      <w:numFmt w:val="decimal"/>
      <w:lvlText w:val="%1.%2.%3.%4.%5.%6."/>
      <w:lvlJc w:val="left"/>
      <w:pPr>
        <w:ind w:left="9035" w:hanging="1440"/>
      </w:pPr>
      <w:rPr>
        <w:rFonts w:hint="default"/>
      </w:rPr>
    </w:lvl>
    <w:lvl w:ilvl="6">
      <w:start w:val="1"/>
      <w:numFmt w:val="decimal"/>
      <w:lvlText w:val="%1.%2.%3.%4.%5.%6.%7."/>
      <w:lvlJc w:val="left"/>
      <w:pPr>
        <w:ind w:left="10554" w:hanging="1440"/>
      </w:pPr>
      <w:rPr>
        <w:rFonts w:hint="default"/>
      </w:rPr>
    </w:lvl>
    <w:lvl w:ilvl="7">
      <w:start w:val="1"/>
      <w:numFmt w:val="decimal"/>
      <w:lvlText w:val="%1.%2.%3.%4.%5.%6.%7.%8."/>
      <w:lvlJc w:val="left"/>
      <w:pPr>
        <w:ind w:left="12433" w:hanging="1800"/>
      </w:pPr>
      <w:rPr>
        <w:rFonts w:hint="default"/>
      </w:rPr>
    </w:lvl>
    <w:lvl w:ilvl="8">
      <w:start w:val="1"/>
      <w:numFmt w:val="decimal"/>
      <w:lvlText w:val="%1.%2.%3.%4.%5.%6.%7.%8.%9."/>
      <w:lvlJc w:val="left"/>
      <w:pPr>
        <w:ind w:left="14312" w:hanging="2160"/>
      </w:pPr>
      <w:rPr>
        <w:rFonts w:hint="default"/>
      </w:rPr>
    </w:lvl>
  </w:abstractNum>
  <w:abstractNum w:abstractNumId="4" w15:restartNumberingAfterBreak="0">
    <w:nsid w:val="0FD87152"/>
    <w:multiLevelType w:val="hybridMultilevel"/>
    <w:tmpl w:val="56C2E872"/>
    <w:lvl w:ilvl="0" w:tplc="B5B0B9BE">
      <w:numFmt w:val="bullet"/>
      <w:lvlText w:val=""/>
      <w:lvlJc w:val="left"/>
      <w:pPr>
        <w:ind w:left="720" w:hanging="360"/>
      </w:pPr>
      <w:rPr>
        <w:rFonts w:ascii="Symbol" w:eastAsia="Symbol" w:hAnsi="Symbol" w:cs="Symbol" w:hint="default"/>
        <w:w w:val="100"/>
        <w:sz w:val="24"/>
        <w:szCs w:val="24"/>
        <w:lang w:val="pt-PT" w:eastAsia="pt-PT" w:bidi="pt-P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4669CC"/>
    <w:multiLevelType w:val="hybridMultilevel"/>
    <w:tmpl w:val="FE943C24"/>
    <w:lvl w:ilvl="0" w:tplc="B5B0B9BE">
      <w:numFmt w:val="bullet"/>
      <w:lvlText w:val=""/>
      <w:lvlJc w:val="left"/>
      <w:pPr>
        <w:ind w:left="1530" w:hanging="360"/>
      </w:pPr>
      <w:rPr>
        <w:rFonts w:ascii="Symbol" w:eastAsia="Symbol" w:hAnsi="Symbol" w:cs="Symbol" w:hint="default"/>
        <w:w w:val="100"/>
        <w:sz w:val="24"/>
        <w:szCs w:val="24"/>
        <w:lang w:val="pt-PT" w:eastAsia="pt-PT" w:bidi="pt-PT"/>
      </w:rPr>
    </w:lvl>
    <w:lvl w:ilvl="1" w:tplc="600E79FE">
      <w:numFmt w:val="bullet"/>
      <w:lvlText w:val="•"/>
      <w:lvlJc w:val="left"/>
      <w:pPr>
        <w:ind w:left="2384" w:hanging="360"/>
      </w:pPr>
      <w:rPr>
        <w:rFonts w:hint="default"/>
        <w:lang w:val="pt-PT" w:eastAsia="pt-PT" w:bidi="pt-PT"/>
      </w:rPr>
    </w:lvl>
    <w:lvl w:ilvl="2" w:tplc="85823558">
      <w:numFmt w:val="bullet"/>
      <w:lvlText w:val="•"/>
      <w:lvlJc w:val="left"/>
      <w:pPr>
        <w:ind w:left="3229" w:hanging="360"/>
      </w:pPr>
      <w:rPr>
        <w:rFonts w:hint="default"/>
        <w:lang w:val="pt-PT" w:eastAsia="pt-PT" w:bidi="pt-PT"/>
      </w:rPr>
    </w:lvl>
    <w:lvl w:ilvl="3" w:tplc="E044362C">
      <w:numFmt w:val="bullet"/>
      <w:lvlText w:val="•"/>
      <w:lvlJc w:val="left"/>
      <w:pPr>
        <w:ind w:left="4073" w:hanging="360"/>
      </w:pPr>
      <w:rPr>
        <w:rFonts w:hint="default"/>
        <w:lang w:val="pt-PT" w:eastAsia="pt-PT" w:bidi="pt-PT"/>
      </w:rPr>
    </w:lvl>
    <w:lvl w:ilvl="4" w:tplc="C0260A6C">
      <w:numFmt w:val="bullet"/>
      <w:lvlText w:val="•"/>
      <w:lvlJc w:val="left"/>
      <w:pPr>
        <w:ind w:left="4918" w:hanging="360"/>
      </w:pPr>
      <w:rPr>
        <w:rFonts w:hint="default"/>
        <w:lang w:val="pt-PT" w:eastAsia="pt-PT" w:bidi="pt-PT"/>
      </w:rPr>
    </w:lvl>
    <w:lvl w:ilvl="5" w:tplc="15B06624">
      <w:numFmt w:val="bullet"/>
      <w:lvlText w:val="•"/>
      <w:lvlJc w:val="left"/>
      <w:pPr>
        <w:ind w:left="5763" w:hanging="360"/>
      </w:pPr>
      <w:rPr>
        <w:rFonts w:hint="default"/>
        <w:lang w:val="pt-PT" w:eastAsia="pt-PT" w:bidi="pt-PT"/>
      </w:rPr>
    </w:lvl>
    <w:lvl w:ilvl="6" w:tplc="0164B412">
      <w:numFmt w:val="bullet"/>
      <w:lvlText w:val="•"/>
      <w:lvlJc w:val="left"/>
      <w:pPr>
        <w:ind w:left="6607" w:hanging="360"/>
      </w:pPr>
      <w:rPr>
        <w:rFonts w:hint="default"/>
        <w:lang w:val="pt-PT" w:eastAsia="pt-PT" w:bidi="pt-PT"/>
      </w:rPr>
    </w:lvl>
    <w:lvl w:ilvl="7" w:tplc="C57E23B6">
      <w:numFmt w:val="bullet"/>
      <w:lvlText w:val="•"/>
      <w:lvlJc w:val="left"/>
      <w:pPr>
        <w:ind w:left="7452" w:hanging="360"/>
      </w:pPr>
      <w:rPr>
        <w:rFonts w:hint="default"/>
        <w:lang w:val="pt-PT" w:eastAsia="pt-PT" w:bidi="pt-PT"/>
      </w:rPr>
    </w:lvl>
    <w:lvl w:ilvl="8" w:tplc="44501954">
      <w:numFmt w:val="bullet"/>
      <w:lvlText w:val="•"/>
      <w:lvlJc w:val="left"/>
      <w:pPr>
        <w:ind w:left="8297" w:hanging="360"/>
      </w:pPr>
      <w:rPr>
        <w:rFonts w:hint="default"/>
        <w:lang w:val="pt-PT" w:eastAsia="pt-PT" w:bidi="pt-PT"/>
      </w:rPr>
    </w:lvl>
  </w:abstractNum>
  <w:abstractNum w:abstractNumId="6" w15:restartNumberingAfterBreak="0">
    <w:nsid w:val="18506830"/>
    <w:multiLevelType w:val="hybridMultilevel"/>
    <w:tmpl w:val="75967A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C4705E1"/>
    <w:multiLevelType w:val="hybridMultilevel"/>
    <w:tmpl w:val="68666E5A"/>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8" w15:restartNumberingAfterBreak="0">
    <w:nsid w:val="1EEB440E"/>
    <w:multiLevelType w:val="multilevel"/>
    <w:tmpl w:val="5218D02C"/>
    <w:lvl w:ilvl="0">
      <w:start w:val="1"/>
      <w:numFmt w:val="decimal"/>
      <w:lvlText w:val="%1."/>
      <w:lvlJc w:val="left"/>
      <w:pPr>
        <w:ind w:left="1171" w:hanging="360"/>
      </w:pPr>
      <w:rPr>
        <w:rFonts w:hint="default"/>
        <w:b/>
        <w:bCs/>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9" w15:restartNumberingAfterBreak="0">
    <w:nsid w:val="20187D7A"/>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10" w15:restartNumberingAfterBreak="0">
    <w:nsid w:val="2855741D"/>
    <w:multiLevelType w:val="multilevel"/>
    <w:tmpl w:val="5218D02C"/>
    <w:lvl w:ilvl="0">
      <w:start w:val="1"/>
      <w:numFmt w:val="decimal"/>
      <w:lvlText w:val="%1."/>
      <w:lvlJc w:val="left"/>
      <w:pPr>
        <w:ind w:left="1171" w:hanging="360"/>
      </w:pPr>
      <w:rPr>
        <w:rFonts w:hint="default"/>
        <w:b/>
        <w:bCs/>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11" w15:restartNumberingAfterBreak="0">
    <w:nsid w:val="2DC35D40"/>
    <w:multiLevelType w:val="multilevel"/>
    <w:tmpl w:val="814E119A"/>
    <w:lvl w:ilvl="0">
      <w:start w:val="1"/>
      <w:numFmt w:val="decimal"/>
      <w:lvlText w:val="%1."/>
      <w:lvlJc w:val="left"/>
      <w:pPr>
        <w:ind w:left="1171" w:hanging="360"/>
      </w:pPr>
      <w:rPr>
        <w:rFonts w:hint="default"/>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12" w15:restartNumberingAfterBreak="0">
    <w:nsid w:val="2DF31172"/>
    <w:multiLevelType w:val="hybridMultilevel"/>
    <w:tmpl w:val="961E6588"/>
    <w:lvl w:ilvl="0" w:tplc="F8AEED8C">
      <w:start w:val="1"/>
      <w:numFmt w:val="decimal"/>
      <w:lvlText w:val="%1."/>
      <w:lvlJc w:val="left"/>
      <w:pPr>
        <w:ind w:left="1171" w:hanging="360"/>
      </w:pPr>
      <w:rPr>
        <w:rFonts w:hint="default"/>
      </w:rPr>
    </w:lvl>
    <w:lvl w:ilvl="1" w:tplc="04160019" w:tentative="1">
      <w:start w:val="1"/>
      <w:numFmt w:val="lowerLetter"/>
      <w:lvlText w:val="%2."/>
      <w:lvlJc w:val="left"/>
      <w:pPr>
        <w:ind w:left="1891" w:hanging="360"/>
      </w:pPr>
    </w:lvl>
    <w:lvl w:ilvl="2" w:tplc="0416001B" w:tentative="1">
      <w:start w:val="1"/>
      <w:numFmt w:val="lowerRoman"/>
      <w:lvlText w:val="%3."/>
      <w:lvlJc w:val="right"/>
      <w:pPr>
        <w:ind w:left="2611" w:hanging="180"/>
      </w:pPr>
    </w:lvl>
    <w:lvl w:ilvl="3" w:tplc="0416000F" w:tentative="1">
      <w:start w:val="1"/>
      <w:numFmt w:val="decimal"/>
      <w:lvlText w:val="%4."/>
      <w:lvlJc w:val="left"/>
      <w:pPr>
        <w:ind w:left="3331" w:hanging="360"/>
      </w:pPr>
    </w:lvl>
    <w:lvl w:ilvl="4" w:tplc="04160019" w:tentative="1">
      <w:start w:val="1"/>
      <w:numFmt w:val="lowerLetter"/>
      <w:lvlText w:val="%5."/>
      <w:lvlJc w:val="left"/>
      <w:pPr>
        <w:ind w:left="4051" w:hanging="360"/>
      </w:pPr>
    </w:lvl>
    <w:lvl w:ilvl="5" w:tplc="0416001B" w:tentative="1">
      <w:start w:val="1"/>
      <w:numFmt w:val="lowerRoman"/>
      <w:lvlText w:val="%6."/>
      <w:lvlJc w:val="right"/>
      <w:pPr>
        <w:ind w:left="4771" w:hanging="180"/>
      </w:pPr>
    </w:lvl>
    <w:lvl w:ilvl="6" w:tplc="0416000F" w:tentative="1">
      <w:start w:val="1"/>
      <w:numFmt w:val="decimal"/>
      <w:lvlText w:val="%7."/>
      <w:lvlJc w:val="left"/>
      <w:pPr>
        <w:ind w:left="5491" w:hanging="360"/>
      </w:pPr>
    </w:lvl>
    <w:lvl w:ilvl="7" w:tplc="04160019" w:tentative="1">
      <w:start w:val="1"/>
      <w:numFmt w:val="lowerLetter"/>
      <w:lvlText w:val="%8."/>
      <w:lvlJc w:val="left"/>
      <w:pPr>
        <w:ind w:left="6211" w:hanging="360"/>
      </w:pPr>
    </w:lvl>
    <w:lvl w:ilvl="8" w:tplc="0416001B" w:tentative="1">
      <w:start w:val="1"/>
      <w:numFmt w:val="lowerRoman"/>
      <w:lvlText w:val="%9."/>
      <w:lvlJc w:val="right"/>
      <w:pPr>
        <w:ind w:left="6931" w:hanging="180"/>
      </w:pPr>
    </w:lvl>
  </w:abstractNum>
  <w:abstractNum w:abstractNumId="13" w15:restartNumberingAfterBreak="0">
    <w:nsid w:val="2F463E74"/>
    <w:multiLevelType w:val="hybridMultilevel"/>
    <w:tmpl w:val="00123004"/>
    <w:lvl w:ilvl="0" w:tplc="3C1456F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3BA26482"/>
    <w:multiLevelType w:val="hybridMultilevel"/>
    <w:tmpl w:val="27F2C8C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40FD5F4E"/>
    <w:multiLevelType w:val="multilevel"/>
    <w:tmpl w:val="1B10AE96"/>
    <w:lvl w:ilvl="0">
      <w:start w:val="1"/>
      <w:numFmt w:val="decimal"/>
      <w:lvlText w:val="%1."/>
      <w:lvlJc w:val="left"/>
      <w:pPr>
        <w:ind w:left="1171" w:hanging="360"/>
      </w:pPr>
      <w:rPr>
        <w:rFonts w:hint="default"/>
      </w:rPr>
    </w:lvl>
    <w:lvl w:ilvl="1">
      <w:start w:val="1"/>
      <w:numFmt w:val="decimal"/>
      <w:isLgl/>
      <w:lvlText w:val="%1.%2."/>
      <w:lvlJc w:val="left"/>
      <w:pPr>
        <w:ind w:left="2239" w:hanging="720"/>
      </w:pPr>
      <w:rPr>
        <w:rFonts w:hint="default"/>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16" w15:restartNumberingAfterBreak="0">
    <w:nsid w:val="4991135A"/>
    <w:multiLevelType w:val="hybridMultilevel"/>
    <w:tmpl w:val="542C82C8"/>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7" w15:restartNumberingAfterBreak="0">
    <w:nsid w:val="499D54E5"/>
    <w:multiLevelType w:val="hybridMultilevel"/>
    <w:tmpl w:val="7CEE4B20"/>
    <w:lvl w:ilvl="0" w:tplc="093A4DBC">
      <w:start w:val="1"/>
      <w:numFmt w:val="decimal"/>
      <w:lvlText w:val="%1."/>
      <w:lvlJc w:val="left"/>
      <w:pPr>
        <w:ind w:left="1171" w:hanging="360"/>
      </w:pPr>
      <w:rPr>
        <w:rFonts w:hint="default"/>
      </w:rPr>
    </w:lvl>
    <w:lvl w:ilvl="1" w:tplc="04160019" w:tentative="1">
      <w:start w:val="1"/>
      <w:numFmt w:val="lowerLetter"/>
      <w:lvlText w:val="%2."/>
      <w:lvlJc w:val="left"/>
      <w:pPr>
        <w:ind w:left="1891" w:hanging="360"/>
      </w:pPr>
    </w:lvl>
    <w:lvl w:ilvl="2" w:tplc="0416001B" w:tentative="1">
      <w:start w:val="1"/>
      <w:numFmt w:val="lowerRoman"/>
      <w:lvlText w:val="%3."/>
      <w:lvlJc w:val="right"/>
      <w:pPr>
        <w:ind w:left="2611" w:hanging="180"/>
      </w:pPr>
    </w:lvl>
    <w:lvl w:ilvl="3" w:tplc="0416000F" w:tentative="1">
      <w:start w:val="1"/>
      <w:numFmt w:val="decimal"/>
      <w:lvlText w:val="%4."/>
      <w:lvlJc w:val="left"/>
      <w:pPr>
        <w:ind w:left="3331" w:hanging="360"/>
      </w:pPr>
    </w:lvl>
    <w:lvl w:ilvl="4" w:tplc="04160019" w:tentative="1">
      <w:start w:val="1"/>
      <w:numFmt w:val="lowerLetter"/>
      <w:lvlText w:val="%5."/>
      <w:lvlJc w:val="left"/>
      <w:pPr>
        <w:ind w:left="4051" w:hanging="360"/>
      </w:pPr>
    </w:lvl>
    <w:lvl w:ilvl="5" w:tplc="0416001B" w:tentative="1">
      <w:start w:val="1"/>
      <w:numFmt w:val="lowerRoman"/>
      <w:lvlText w:val="%6."/>
      <w:lvlJc w:val="right"/>
      <w:pPr>
        <w:ind w:left="4771" w:hanging="180"/>
      </w:pPr>
    </w:lvl>
    <w:lvl w:ilvl="6" w:tplc="0416000F" w:tentative="1">
      <w:start w:val="1"/>
      <w:numFmt w:val="decimal"/>
      <w:lvlText w:val="%7."/>
      <w:lvlJc w:val="left"/>
      <w:pPr>
        <w:ind w:left="5491" w:hanging="360"/>
      </w:pPr>
    </w:lvl>
    <w:lvl w:ilvl="7" w:tplc="04160019" w:tentative="1">
      <w:start w:val="1"/>
      <w:numFmt w:val="lowerLetter"/>
      <w:lvlText w:val="%8."/>
      <w:lvlJc w:val="left"/>
      <w:pPr>
        <w:ind w:left="6211" w:hanging="360"/>
      </w:pPr>
    </w:lvl>
    <w:lvl w:ilvl="8" w:tplc="0416001B" w:tentative="1">
      <w:start w:val="1"/>
      <w:numFmt w:val="lowerRoman"/>
      <w:lvlText w:val="%9."/>
      <w:lvlJc w:val="right"/>
      <w:pPr>
        <w:ind w:left="6931" w:hanging="180"/>
      </w:pPr>
    </w:lvl>
  </w:abstractNum>
  <w:abstractNum w:abstractNumId="18" w15:restartNumberingAfterBreak="0">
    <w:nsid w:val="545C09DD"/>
    <w:multiLevelType w:val="hybridMultilevel"/>
    <w:tmpl w:val="3AC8699E"/>
    <w:lvl w:ilvl="0" w:tplc="04160001">
      <w:start w:val="1"/>
      <w:numFmt w:val="bullet"/>
      <w:lvlText w:val=""/>
      <w:lvlJc w:val="left"/>
      <w:pPr>
        <w:ind w:left="504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CFE39A9"/>
    <w:multiLevelType w:val="multilevel"/>
    <w:tmpl w:val="1B10AE96"/>
    <w:lvl w:ilvl="0">
      <w:start w:val="1"/>
      <w:numFmt w:val="decimal"/>
      <w:lvlText w:val="%1."/>
      <w:lvlJc w:val="left"/>
      <w:pPr>
        <w:ind w:left="1171" w:hanging="360"/>
      </w:pPr>
      <w:rPr>
        <w:rFonts w:hint="default"/>
      </w:rPr>
    </w:lvl>
    <w:lvl w:ilvl="1">
      <w:start w:val="1"/>
      <w:numFmt w:val="decimal"/>
      <w:isLgl/>
      <w:lvlText w:val="%1.%2."/>
      <w:lvlJc w:val="left"/>
      <w:pPr>
        <w:ind w:left="2239" w:hanging="720"/>
      </w:pPr>
      <w:rPr>
        <w:rFonts w:hint="default"/>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20" w15:restartNumberingAfterBreak="0">
    <w:nsid w:val="5CFF5BB5"/>
    <w:multiLevelType w:val="hybridMultilevel"/>
    <w:tmpl w:val="056075D6"/>
    <w:lvl w:ilvl="0" w:tplc="C7EC51A6">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34E6F44"/>
    <w:multiLevelType w:val="multilevel"/>
    <w:tmpl w:val="6F2C6D8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15:restartNumberingAfterBreak="0">
    <w:nsid w:val="67D82271"/>
    <w:multiLevelType w:val="hybridMultilevel"/>
    <w:tmpl w:val="F56CBC1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7FC61627"/>
    <w:multiLevelType w:val="hybridMultilevel"/>
    <w:tmpl w:val="B82ABFF8"/>
    <w:lvl w:ilvl="0" w:tplc="72E42C10">
      <w:start w:val="1"/>
      <w:numFmt w:val="decimal"/>
      <w:lvlText w:val="%1."/>
      <w:lvlJc w:val="left"/>
      <w:pPr>
        <w:ind w:left="1069" w:hanging="360"/>
      </w:pPr>
      <w:rPr>
        <w:rFonts w:ascii="Arial" w:eastAsia="Arial" w:hAnsi="Arial" w:cs="Arial" w:hint="default"/>
        <w:color w:val="0000FF" w:themeColor="hyperlink"/>
        <w:sz w:val="24"/>
        <w:u w:val="single"/>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5"/>
  </w:num>
  <w:num w:numId="2">
    <w:abstractNumId w:val="21"/>
  </w:num>
  <w:num w:numId="3">
    <w:abstractNumId w:val="12"/>
  </w:num>
  <w:num w:numId="4">
    <w:abstractNumId w:val="17"/>
  </w:num>
  <w:num w:numId="5">
    <w:abstractNumId w:val="13"/>
  </w:num>
  <w:num w:numId="6">
    <w:abstractNumId w:val="23"/>
  </w:num>
  <w:num w:numId="7">
    <w:abstractNumId w:val="1"/>
  </w:num>
  <w:num w:numId="8">
    <w:abstractNumId w:val="3"/>
  </w:num>
  <w:num w:numId="9">
    <w:abstractNumId w:val="19"/>
  </w:num>
  <w:num w:numId="10">
    <w:abstractNumId w:val="15"/>
  </w:num>
  <w:num w:numId="11">
    <w:abstractNumId w:val="11"/>
  </w:num>
  <w:num w:numId="12">
    <w:abstractNumId w:val="9"/>
  </w:num>
  <w:num w:numId="13">
    <w:abstractNumId w:val="6"/>
  </w:num>
  <w:num w:numId="14">
    <w:abstractNumId w:val="22"/>
  </w:num>
  <w:num w:numId="15">
    <w:abstractNumId w:val="14"/>
  </w:num>
  <w:num w:numId="16">
    <w:abstractNumId w:val="2"/>
  </w:num>
  <w:num w:numId="17">
    <w:abstractNumId w:val="7"/>
  </w:num>
  <w:num w:numId="18">
    <w:abstractNumId w:val="16"/>
  </w:num>
  <w:num w:numId="19">
    <w:abstractNumId w:val="20"/>
  </w:num>
  <w:num w:numId="20">
    <w:abstractNumId w:val="0"/>
  </w:num>
  <w:num w:numId="21">
    <w:abstractNumId w:val="18"/>
  </w:num>
  <w:num w:numId="22">
    <w:abstractNumId w:val="4"/>
  </w:num>
  <w:num w:numId="23">
    <w:abstractNumId w:val="8"/>
  </w:num>
  <w:num w:numId="24">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fael Martins Alves">
    <w15:presenceInfo w15:providerId="None" w15:userId="Rafael Martins 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16A"/>
    <w:rsid w:val="00007647"/>
    <w:rsid w:val="00010D4E"/>
    <w:rsid w:val="00017294"/>
    <w:rsid w:val="00021BEA"/>
    <w:rsid w:val="00034729"/>
    <w:rsid w:val="00050A5E"/>
    <w:rsid w:val="00057CC4"/>
    <w:rsid w:val="000740FF"/>
    <w:rsid w:val="00090E90"/>
    <w:rsid w:val="00091FFE"/>
    <w:rsid w:val="00097246"/>
    <w:rsid w:val="000C575C"/>
    <w:rsid w:val="000D626E"/>
    <w:rsid w:val="0010055A"/>
    <w:rsid w:val="00114157"/>
    <w:rsid w:val="001361AC"/>
    <w:rsid w:val="00150B17"/>
    <w:rsid w:val="00152493"/>
    <w:rsid w:val="0015508B"/>
    <w:rsid w:val="00160DA0"/>
    <w:rsid w:val="001624D3"/>
    <w:rsid w:val="0016397F"/>
    <w:rsid w:val="001657BF"/>
    <w:rsid w:val="001941C9"/>
    <w:rsid w:val="001A02A6"/>
    <w:rsid w:val="001A0768"/>
    <w:rsid w:val="001A385E"/>
    <w:rsid w:val="001D08DD"/>
    <w:rsid w:val="001E4A43"/>
    <w:rsid w:val="001E5C33"/>
    <w:rsid w:val="001F2B98"/>
    <w:rsid w:val="00204F1B"/>
    <w:rsid w:val="00205B1F"/>
    <w:rsid w:val="00217159"/>
    <w:rsid w:val="0025158E"/>
    <w:rsid w:val="00253A37"/>
    <w:rsid w:val="00273EFA"/>
    <w:rsid w:val="00274635"/>
    <w:rsid w:val="00274754"/>
    <w:rsid w:val="00284D3B"/>
    <w:rsid w:val="00287584"/>
    <w:rsid w:val="002B3EDE"/>
    <w:rsid w:val="002B4706"/>
    <w:rsid w:val="002C1D70"/>
    <w:rsid w:val="002D4E2F"/>
    <w:rsid w:val="002E765B"/>
    <w:rsid w:val="003041D3"/>
    <w:rsid w:val="00311827"/>
    <w:rsid w:val="00313616"/>
    <w:rsid w:val="0031568F"/>
    <w:rsid w:val="003246C7"/>
    <w:rsid w:val="00332BAC"/>
    <w:rsid w:val="0034752C"/>
    <w:rsid w:val="003549B6"/>
    <w:rsid w:val="0035522F"/>
    <w:rsid w:val="003627B9"/>
    <w:rsid w:val="00372058"/>
    <w:rsid w:val="003A5E3C"/>
    <w:rsid w:val="003B2C94"/>
    <w:rsid w:val="003C624B"/>
    <w:rsid w:val="003D07EC"/>
    <w:rsid w:val="003D0864"/>
    <w:rsid w:val="003D6C2E"/>
    <w:rsid w:val="003E7309"/>
    <w:rsid w:val="003F6E3C"/>
    <w:rsid w:val="00400B23"/>
    <w:rsid w:val="00442108"/>
    <w:rsid w:val="00451E02"/>
    <w:rsid w:val="00452725"/>
    <w:rsid w:val="00474833"/>
    <w:rsid w:val="00476D77"/>
    <w:rsid w:val="00493E0A"/>
    <w:rsid w:val="004A1D76"/>
    <w:rsid w:val="004B0E16"/>
    <w:rsid w:val="004B3129"/>
    <w:rsid w:val="004D087B"/>
    <w:rsid w:val="004F3253"/>
    <w:rsid w:val="00521586"/>
    <w:rsid w:val="0054165C"/>
    <w:rsid w:val="005476F9"/>
    <w:rsid w:val="00556F9A"/>
    <w:rsid w:val="005B09B7"/>
    <w:rsid w:val="005B6FC2"/>
    <w:rsid w:val="006005FB"/>
    <w:rsid w:val="006128B7"/>
    <w:rsid w:val="00614926"/>
    <w:rsid w:val="00645F9D"/>
    <w:rsid w:val="00651CE8"/>
    <w:rsid w:val="0065519D"/>
    <w:rsid w:val="006552F1"/>
    <w:rsid w:val="00665099"/>
    <w:rsid w:val="00666627"/>
    <w:rsid w:val="00666FEC"/>
    <w:rsid w:val="00682826"/>
    <w:rsid w:val="00683539"/>
    <w:rsid w:val="006926F9"/>
    <w:rsid w:val="006A56DE"/>
    <w:rsid w:val="006B25A5"/>
    <w:rsid w:val="006B3126"/>
    <w:rsid w:val="006B420C"/>
    <w:rsid w:val="006D4A6B"/>
    <w:rsid w:val="006F3ECF"/>
    <w:rsid w:val="007109BE"/>
    <w:rsid w:val="00724628"/>
    <w:rsid w:val="00730A07"/>
    <w:rsid w:val="00731377"/>
    <w:rsid w:val="00750B41"/>
    <w:rsid w:val="00757A17"/>
    <w:rsid w:val="007712BF"/>
    <w:rsid w:val="00772C21"/>
    <w:rsid w:val="007C7A0D"/>
    <w:rsid w:val="007D2999"/>
    <w:rsid w:val="007D64C9"/>
    <w:rsid w:val="007E1F73"/>
    <w:rsid w:val="007F3703"/>
    <w:rsid w:val="00800259"/>
    <w:rsid w:val="008113C9"/>
    <w:rsid w:val="008676A1"/>
    <w:rsid w:val="00874279"/>
    <w:rsid w:val="008878BB"/>
    <w:rsid w:val="008A472B"/>
    <w:rsid w:val="008B5176"/>
    <w:rsid w:val="008B7D6E"/>
    <w:rsid w:val="008E5ABE"/>
    <w:rsid w:val="008E78F0"/>
    <w:rsid w:val="00906958"/>
    <w:rsid w:val="00923DDE"/>
    <w:rsid w:val="009242AB"/>
    <w:rsid w:val="00925EF9"/>
    <w:rsid w:val="00936466"/>
    <w:rsid w:val="00947135"/>
    <w:rsid w:val="009549C8"/>
    <w:rsid w:val="00975437"/>
    <w:rsid w:val="00976AB4"/>
    <w:rsid w:val="00985316"/>
    <w:rsid w:val="00985328"/>
    <w:rsid w:val="009918E4"/>
    <w:rsid w:val="00994BD1"/>
    <w:rsid w:val="009962E2"/>
    <w:rsid w:val="009A7C11"/>
    <w:rsid w:val="009B7C9C"/>
    <w:rsid w:val="009D58C1"/>
    <w:rsid w:val="009F312D"/>
    <w:rsid w:val="00A0316A"/>
    <w:rsid w:val="00A11A81"/>
    <w:rsid w:val="00A429DE"/>
    <w:rsid w:val="00A578AD"/>
    <w:rsid w:val="00A61E90"/>
    <w:rsid w:val="00A92BEC"/>
    <w:rsid w:val="00AA40C3"/>
    <w:rsid w:val="00AA7080"/>
    <w:rsid w:val="00AC0DFE"/>
    <w:rsid w:val="00AE197D"/>
    <w:rsid w:val="00AE459D"/>
    <w:rsid w:val="00B23DF2"/>
    <w:rsid w:val="00B24E0E"/>
    <w:rsid w:val="00B25DE0"/>
    <w:rsid w:val="00B76367"/>
    <w:rsid w:val="00BA1F7B"/>
    <w:rsid w:val="00BA4DEF"/>
    <w:rsid w:val="00BA6AE2"/>
    <w:rsid w:val="00BB3FF0"/>
    <w:rsid w:val="00BE6544"/>
    <w:rsid w:val="00BF3D5D"/>
    <w:rsid w:val="00BF7000"/>
    <w:rsid w:val="00C12596"/>
    <w:rsid w:val="00C150A7"/>
    <w:rsid w:val="00C2185D"/>
    <w:rsid w:val="00C227A7"/>
    <w:rsid w:val="00C25AF6"/>
    <w:rsid w:val="00C3242C"/>
    <w:rsid w:val="00C5687D"/>
    <w:rsid w:val="00C571DE"/>
    <w:rsid w:val="00C620CD"/>
    <w:rsid w:val="00C67203"/>
    <w:rsid w:val="00C84D82"/>
    <w:rsid w:val="00C93DD1"/>
    <w:rsid w:val="00C97B79"/>
    <w:rsid w:val="00CA6FF6"/>
    <w:rsid w:val="00CB6A4C"/>
    <w:rsid w:val="00CD50D5"/>
    <w:rsid w:val="00CE4434"/>
    <w:rsid w:val="00CF6E4E"/>
    <w:rsid w:val="00D163AB"/>
    <w:rsid w:val="00D250ED"/>
    <w:rsid w:val="00D3461F"/>
    <w:rsid w:val="00D520A8"/>
    <w:rsid w:val="00D562D1"/>
    <w:rsid w:val="00D640AA"/>
    <w:rsid w:val="00D71976"/>
    <w:rsid w:val="00D73E02"/>
    <w:rsid w:val="00D8217F"/>
    <w:rsid w:val="00D97550"/>
    <w:rsid w:val="00DA394F"/>
    <w:rsid w:val="00DB24D9"/>
    <w:rsid w:val="00DB2C22"/>
    <w:rsid w:val="00DB474B"/>
    <w:rsid w:val="00DD4A2F"/>
    <w:rsid w:val="00DE570F"/>
    <w:rsid w:val="00E12C1F"/>
    <w:rsid w:val="00E21380"/>
    <w:rsid w:val="00E33EEA"/>
    <w:rsid w:val="00E543CB"/>
    <w:rsid w:val="00E60002"/>
    <w:rsid w:val="00E67CAC"/>
    <w:rsid w:val="00EA6664"/>
    <w:rsid w:val="00EB40C5"/>
    <w:rsid w:val="00EB5491"/>
    <w:rsid w:val="00EE734A"/>
    <w:rsid w:val="00EF4C52"/>
    <w:rsid w:val="00F12A06"/>
    <w:rsid w:val="00F528D3"/>
    <w:rsid w:val="00F563A3"/>
    <w:rsid w:val="00F669FF"/>
    <w:rsid w:val="00F8018B"/>
    <w:rsid w:val="00F8454F"/>
    <w:rsid w:val="00F8532A"/>
    <w:rsid w:val="00F86EF2"/>
    <w:rsid w:val="00F87312"/>
    <w:rsid w:val="00FA3B57"/>
    <w:rsid w:val="00FA5736"/>
    <w:rsid w:val="00FA7EAD"/>
    <w:rsid w:val="00FD5E4C"/>
    <w:rsid w:val="00FE2090"/>
    <w:rsid w:val="00FE70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0688F"/>
  <w15:docId w15:val="{5F3D4BBF-E7E9-4E4B-9DB5-7FCD46F9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E765B"/>
    <w:pPr>
      <w:spacing w:line="360" w:lineRule="auto"/>
      <w:ind w:firstLine="709"/>
      <w:jc w:val="both"/>
    </w:pPr>
    <w:rPr>
      <w:rFonts w:ascii="Arial" w:eastAsia="Arial" w:hAnsi="Arial" w:cs="Arial"/>
      <w:lang w:val="pt-PT" w:eastAsia="pt-PT" w:bidi="pt-PT"/>
    </w:rPr>
  </w:style>
  <w:style w:type="paragraph" w:styleId="Ttulo1">
    <w:name w:val="heading 1"/>
    <w:basedOn w:val="Normal"/>
    <w:uiPriority w:val="1"/>
    <w:qFormat/>
    <w:pPr>
      <w:spacing w:before="255"/>
      <w:ind w:left="102"/>
      <w:outlineLvl w:val="0"/>
    </w:pPr>
    <w:rPr>
      <w:b/>
      <w:bCs/>
      <w:sz w:val="32"/>
      <w:szCs w:val="32"/>
    </w:rPr>
  </w:style>
  <w:style w:type="paragraph" w:styleId="Ttulo2">
    <w:name w:val="heading 2"/>
    <w:basedOn w:val="Normal"/>
    <w:next w:val="Normal"/>
    <w:link w:val="Ttulo2Char"/>
    <w:uiPriority w:val="9"/>
    <w:unhideWhenUsed/>
    <w:qFormat/>
    <w:rsid w:val="00311827"/>
    <w:pPr>
      <w:keepNext/>
      <w:keepLines/>
      <w:spacing w:before="40"/>
      <w:outlineLvl w:val="1"/>
    </w:pPr>
    <w:rPr>
      <w:rFonts w:eastAsiaTheme="majorEastAsia" w:cstheme="majorBidi"/>
      <w:b/>
      <w:sz w:val="24"/>
      <w:szCs w:val="26"/>
    </w:rPr>
  </w:style>
  <w:style w:type="paragraph" w:styleId="Ttulo4">
    <w:name w:val="heading 4"/>
    <w:basedOn w:val="Normal"/>
    <w:next w:val="Normal"/>
    <w:link w:val="Ttulo4Char"/>
    <w:uiPriority w:val="9"/>
    <w:unhideWhenUsed/>
    <w:qFormat/>
    <w:rsid w:val="00B24E0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238"/>
      <w:ind w:right="821"/>
      <w:jc w:val="right"/>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spacing w:before="135"/>
      <w:ind w:left="1530" w:hanging="360"/>
    </w:pPr>
  </w:style>
  <w:style w:type="paragraph" w:customStyle="1" w:styleId="TableParagraph">
    <w:name w:val="Table Paragraph"/>
    <w:basedOn w:val="Normal"/>
    <w:uiPriority w:val="1"/>
    <w:qFormat/>
    <w:rsid w:val="00311827"/>
    <w:rPr>
      <w:sz w:val="24"/>
    </w:rPr>
  </w:style>
  <w:style w:type="paragraph" w:styleId="Cabealho">
    <w:name w:val="header"/>
    <w:basedOn w:val="Normal"/>
    <w:link w:val="CabealhoChar"/>
    <w:uiPriority w:val="99"/>
    <w:unhideWhenUsed/>
    <w:rsid w:val="00994BD1"/>
    <w:pPr>
      <w:tabs>
        <w:tab w:val="center" w:pos="4252"/>
        <w:tab w:val="right" w:pos="8504"/>
      </w:tabs>
    </w:pPr>
  </w:style>
  <w:style w:type="character" w:customStyle="1" w:styleId="CabealhoChar">
    <w:name w:val="Cabeçalho Char"/>
    <w:basedOn w:val="Fontepargpadro"/>
    <w:link w:val="Cabealho"/>
    <w:uiPriority w:val="99"/>
    <w:rsid w:val="00994BD1"/>
    <w:rPr>
      <w:rFonts w:ascii="Arial" w:eastAsia="Arial" w:hAnsi="Arial" w:cs="Arial"/>
      <w:lang w:val="pt-PT" w:eastAsia="pt-PT" w:bidi="pt-PT"/>
    </w:rPr>
  </w:style>
  <w:style w:type="paragraph" w:styleId="Rodap">
    <w:name w:val="footer"/>
    <w:basedOn w:val="Normal"/>
    <w:link w:val="RodapChar"/>
    <w:uiPriority w:val="99"/>
    <w:unhideWhenUsed/>
    <w:rsid w:val="00994BD1"/>
    <w:pPr>
      <w:tabs>
        <w:tab w:val="center" w:pos="4252"/>
        <w:tab w:val="right" w:pos="8504"/>
      </w:tabs>
    </w:pPr>
  </w:style>
  <w:style w:type="character" w:customStyle="1" w:styleId="RodapChar">
    <w:name w:val="Rodapé Char"/>
    <w:basedOn w:val="Fontepargpadro"/>
    <w:link w:val="Rodap"/>
    <w:uiPriority w:val="99"/>
    <w:rsid w:val="00994BD1"/>
    <w:rPr>
      <w:rFonts w:ascii="Arial" w:eastAsia="Arial" w:hAnsi="Arial" w:cs="Arial"/>
      <w:lang w:val="pt-PT" w:eastAsia="pt-PT" w:bidi="pt-PT"/>
    </w:rPr>
  </w:style>
  <w:style w:type="table" w:styleId="Tabelacomgrade">
    <w:name w:val="Table Grid"/>
    <w:basedOn w:val="Tabelanormal"/>
    <w:uiPriority w:val="39"/>
    <w:rsid w:val="001D08DD"/>
    <w:pPr>
      <w:widowControl/>
      <w:autoSpaceDE/>
      <w:autoSpaceDN/>
      <w:ind w:left="10" w:right="2854"/>
      <w:jc w:val="both"/>
    </w:pPr>
    <w:rPr>
      <w:rFonts w:ascii="Arial" w:hAnsi="Arial" w:cs="Arial"/>
      <w:sz w:val="24"/>
      <w:szCs w:val="24"/>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1"/>
    <w:basedOn w:val="Tabelanormal"/>
    <w:rsid w:val="001D08DD"/>
    <w:pPr>
      <w:widowControl/>
      <w:autoSpaceDE/>
      <w:autoSpaceDN/>
      <w:ind w:left="10" w:right="2854"/>
      <w:jc w:val="both"/>
    </w:pPr>
    <w:rPr>
      <w:rFonts w:ascii="Arial" w:eastAsia="Arial" w:hAnsi="Arial" w:cs="Arial"/>
      <w:sz w:val="24"/>
      <w:szCs w:val="24"/>
      <w:lang w:val="pt-BR" w:eastAsia="pt-BR"/>
    </w:rPr>
    <w:tblPr>
      <w:tblStyleRowBandSize w:val="1"/>
      <w:tblStyleColBandSize w:val="1"/>
      <w:tblInd w:w="0" w:type="nil"/>
    </w:tblPr>
  </w:style>
  <w:style w:type="character" w:customStyle="1" w:styleId="Ttulo2Char">
    <w:name w:val="Título 2 Char"/>
    <w:basedOn w:val="Fontepargpadro"/>
    <w:link w:val="Ttulo2"/>
    <w:uiPriority w:val="9"/>
    <w:rsid w:val="00311827"/>
    <w:rPr>
      <w:rFonts w:ascii="Arial" w:eastAsiaTheme="majorEastAsia" w:hAnsi="Arial" w:cstheme="majorBidi"/>
      <w:b/>
      <w:sz w:val="24"/>
      <w:szCs w:val="26"/>
      <w:lang w:val="pt-PT" w:eastAsia="pt-PT" w:bidi="pt-PT"/>
    </w:rPr>
  </w:style>
  <w:style w:type="paragraph" w:styleId="CabealhodoSumrio">
    <w:name w:val="TOC Heading"/>
    <w:basedOn w:val="Ttulo1"/>
    <w:next w:val="Normal"/>
    <w:uiPriority w:val="39"/>
    <w:unhideWhenUsed/>
    <w:qFormat/>
    <w:rsid w:val="00976AB4"/>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lang w:val="pt-BR" w:eastAsia="pt-BR" w:bidi="ar-SA"/>
    </w:rPr>
  </w:style>
  <w:style w:type="paragraph" w:styleId="Sumrio2">
    <w:name w:val="toc 2"/>
    <w:basedOn w:val="Normal"/>
    <w:next w:val="Normal"/>
    <w:autoRedefine/>
    <w:uiPriority w:val="39"/>
    <w:unhideWhenUsed/>
    <w:rsid w:val="00976AB4"/>
    <w:pPr>
      <w:spacing w:after="100"/>
      <w:ind w:left="220"/>
    </w:pPr>
  </w:style>
  <w:style w:type="character" w:styleId="Hyperlink">
    <w:name w:val="Hyperlink"/>
    <w:basedOn w:val="Fontepargpadro"/>
    <w:uiPriority w:val="99"/>
    <w:unhideWhenUsed/>
    <w:rsid w:val="00976AB4"/>
    <w:rPr>
      <w:color w:val="0000FF" w:themeColor="hyperlink"/>
      <w:u w:val="single"/>
    </w:rPr>
  </w:style>
  <w:style w:type="paragraph" w:styleId="Sumrio3">
    <w:name w:val="toc 3"/>
    <w:basedOn w:val="Normal"/>
    <w:next w:val="Normal"/>
    <w:autoRedefine/>
    <w:uiPriority w:val="39"/>
    <w:unhideWhenUsed/>
    <w:rsid w:val="00976AB4"/>
    <w:pPr>
      <w:widowControl/>
      <w:autoSpaceDE/>
      <w:autoSpaceDN/>
      <w:spacing w:after="100" w:line="259" w:lineRule="auto"/>
      <w:ind w:left="440" w:firstLine="0"/>
      <w:jc w:val="left"/>
    </w:pPr>
    <w:rPr>
      <w:rFonts w:asciiTheme="minorHAnsi" w:eastAsiaTheme="minorEastAsia" w:hAnsiTheme="minorHAnsi" w:cs="Times New Roman"/>
      <w:lang w:val="pt-BR" w:eastAsia="pt-BR" w:bidi="ar-SA"/>
    </w:rPr>
  </w:style>
  <w:style w:type="paragraph" w:styleId="Legenda">
    <w:name w:val="caption"/>
    <w:basedOn w:val="Normal"/>
    <w:next w:val="Normal"/>
    <w:uiPriority w:val="35"/>
    <w:unhideWhenUsed/>
    <w:qFormat/>
    <w:rsid w:val="0034752C"/>
    <w:pPr>
      <w:spacing w:after="200" w:line="240" w:lineRule="auto"/>
    </w:pPr>
    <w:rPr>
      <w:i/>
      <w:iCs/>
      <w:color w:val="1F497D" w:themeColor="text2"/>
      <w:sz w:val="18"/>
      <w:szCs w:val="18"/>
    </w:rPr>
  </w:style>
  <w:style w:type="character" w:styleId="Refdecomentrio">
    <w:name w:val="annotation reference"/>
    <w:basedOn w:val="Fontepargpadro"/>
    <w:uiPriority w:val="99"/>
    <w:semiHidden/>
    <w:unhideWhenUsed/>
    <w:qFormat/>
    <w:rsid w:val="00D73E02"/>
    <w:rPr>
      <w:sz w:val="16"/>
      <w:szCs w:val="16"/>
    </w:rPr>
  </w:style>
  <w:style w:type="paragraph" w:styleId="Textodecomentrio">
    <w:name w:val="annotation text"/>
    <w:basedOn w:val="Normal"/>
    <w:link w:val="TextodecomentrioChar"/>
    <w:uiPriority w:val="99"/>
    <w:semiHidden/>
    <w:unhideWhenUsed/>
    <w:qFormat/>
    <w:rsid w:val="00D73E02"/>
    <w:pPr>
      <w:spacing w:line="240" w:lineRule="auto"/>
    </w:pPr>
    <w:rPr>
      <w:sz w:val="20"/>
      <w:szCs w:val="20"/>
    </w:rPr>
  </w:style>
  <w:style w:type="character" w:customStyle="1" w:styleId="TextodecomentrioChar">
    <w:name w:val="Texto de comentário Char"/>
    <w:basedOn w:val="Fontepargpadro"/>
    <w:link w:val="Textodecomentrio"/>
    <w:uiPriority w:val="99"/>
    <w:semiHidden/>
    <w:qFormat/>
    <w:rsid w:val="00D73E02"/>
    <w:rPr>
      <w:rFonts w:ascii="Arial" w:eastAsia="Arial" w:hAnsi="Arial" w:cs="Arial"/>
      <w:sz w:val="20"/>
      <w:szCs w:val="20"/>
      <w:lang w:val="pt-PT" w:eastAsia="pt-PT" w:bidi="pt-PT"/>
    </w:rPr>
  </w:style>
  <w:style w:type="paragraph" w:styleId="Assuntodocomentrio">
    <w:name w:val="annotation subject"/>
    <w:basedOn w:val="Textodecomentrio"/>
    <w:next w:val="Textodecomentrio"/>
    <w:link w:val="AssuntodocomentrioChar"/>
    <w:uiPriority w:val="99"/>
    <w:semiHidden/>
    <w:unhideWhenUsed/>
    <w:rsid w:val="00D73E02"/>
    <w:rPr>
      <w:b/>
      <w:bCs/>
    </w:rPr>
  </w:style>
  <w:style w:type="character" w:customStyle="1" w:styleId="AssuntodocomentrioChar">
    <w:name w:val="Assunto do comentário Char"/>
    <w:basedOn w:val="TextodecomentrioChar"/>
    <w:link w:val="Assuntodocomentrio"/>
    <w:uiPriority w:val="99"/>
    <w:semiHidden/>
    <w:rsid w:val="00D73E02"/>
    <w:rPr>
      <w:rFonts w:ascii="Arial" w:eastAsia="Arial" w:hAnsi="Arial" w:cs="Arial"/>
      <w:b/>
      <w:bCs/>
      <w:sz w:val="20"/>
      <w:szCs w:val="20"/>
      <w:lang w:val="pt-PT" w:eastAsia="pt-PT" w:bidi="pt-PT"/>
    </w:rPr>
  </w:style>
  <w:style w:type="paragraph" w:styleId="Textodebalo">
    <w:name w:val="Balloon Text"/>
    <w:basedOn w:val="Normal"/>
    <w:link w:val="TextodebaloChar"/>
    <w:uiPriority w:val="99"/>
    <w:semiHidden/>
    <w:unhideWhenUsed/>
    <w:rsid w:val="00D73E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73E02"/>
    <w:rPr>
      <w:rFonts w:ascii="Segoe UI" w:eastAsia="Arial" w:hAnsi="Segoe UI" w:cs="Segoe UI"/>
      <w:sz w:val="18"/>
      <w:szCs w:val="18"/>
      <w:lang w:val="pt-PT" w:eastAsia="pt-PT" w:bidi="pt-PT"/>
    </w:rPr>
  </w:style>
  <w:style w:type="character" w:customStyle="1" w:styleId="MenoPendente1">
    <w:name w:val="Menção Pendente1"/>
    <w:basedOn w:val="Fontepargpadro"/>
    <w:uiPriority w:val="99"/>
    <w:semiHidden/>
    <w:unhideWhenUsed/>
    <w:rsid w:val="00D640AA"/>
    <w:rPr>
      <w:color w:val="605E5C"/>
      <w:shd w:val="clear" w:color="auto" w:fill="E1DFDD"/>
    </w:rPr>
  </w:style>
  <w:style w:type="paragraph" w:customStyle="1" w:styleId="Default">
    <w:name w:val="Default"/>
    <w:rsid w:val="00923DDE"/>
    <w:pPr>
      <w:widowControl/>
      <w:adjustRightInd w:val="0"/>
    </w:pPr>
    <w:rPr>
      <w:rFonts w:ascii="Arial" w:hAnsi="Arial" w:cs="Arial"/>
      <w:color w:val="000000"/>
      <w:sz w:val="24"/>
      <w:szCs w:val="24"/>
      <w:lang w:val="pt-BR"/>
    </w:rPr>
  </w:style>
  <w:style w:type="character" w:styleId="HiperlinkVisitado">
    <w:name w:val="FollowedHyperlink"/>
    <w:basedOn w:val="Fontepargpadro"/>
    <w:uiPriority w:val="99"/>
    <w:semiHidden/>
    <w:unhideWhenUsed/>
    <w:rsid w:val="00750B41"/>
    <w:rPr>
      <w:color w:val="800080" w:themeColor="followedHyperlink"/>
      <w:u w:val="single"/>
    </w:rPr>
  </w:style>
  <w:style w:type="character" w:customStyle="1" w:styleId="Ttulo4Char">
    <w:name w:val="Título 4 Char"/>
    <w:basedOn w:val="Fontepargpadro"/>
    <w:link w:val="Ttulo4"/>
    <w:uiPriority w:val="9"/>
    <w:rsid w:val="00B24E0E"/>
    <w:rPr>
      <w:rFonts w:asciiTheme="majorHAnsi" w:eastAsiaTheme="majorEastAsia" w:hAnsiTheme="majorHAnsi" w:cstheme="majorBidi"/>
      <w:i/>
      <w:iCs/>
      <w:color w:val="365F91" w:themeColor="accent1" w:themeShade="BF"/>
      <w:lang w:val="pt-PT" w:eastAsia="pt-PT" w:bidi="pt-PT"/>
    </w:rPr>
  </w:style>
  <w:style w:type="paragraph" w:customStyle="1" w:styleId="card-text">
    <w:name w:val="card-text"/>
    <w:basedOn w:val="Normal"/>
    <w:rsid w:val="00B24E0E"/>
    <w:pPr>
      <w:widowControl/>
      <w:autoSpaceDE/>
      <w:autoSpaceDN/>
      <w:spacing w:before="100" w:beforeAutospacing="1" w:after="100" w:afterAutospacing="1" w:line="240" w:lineRule="auto"/>
      <w:ind w:firstLine="0"/>
      <w:jc w:val="left"/>
    </w:pPr>
    <w:rPr>
      <w:rFonts w:ascii="Times New Roman" w:eastAsia="Times New Roman" w:hAnsi="Times New Roman" w:cs="Times New Roman"/>
      <w:sz w:val="24"/>
      <w:szCs w:val="24"/>
      <w:lang w:val="pt-BR" w:eastAsia="pt-B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92935">
      <w:bodyDiv w:val="1"/>
      <w:marLeft w:val="0"/>
      <w:marRight w:val="0"/>
      <w:marTop w:val="0"/>
      <w:marBottom w:val="0"/>
      <w:divBdr>
        <w:top w:val="none" w:sz="0" w:space="0" w:color="auto"/>
        <w:left w:val="none" w:sz="0" w:space="0" w:color="auto"/>
        <w:bottom w:val="none" w:sz="0" w:space="0" w:color="auto"/>
        <w:right w:val="none" w:sz="0" w:space="0" w:color="auto"/>
      </w:divBdr>
    </w:div>
    <w:div w:id="117770308">
      <w:bodyDiv w:val="1"/>
      <w:marLeft w:val="0"/>
      <w:marRight w:val="0"/>
      <w:marTop w:val="0"/>
      <w:marBottom w:val="0"/>
      <w:divBdr>
        <w:top w:val="none" w:sz="0" w:space="0" w:color="auto"/>
        <w:left w:val="none" w:sz="0" w:space="0" w:color="auto"/>
        <w:bottom w:val="none" w:sz="0" w:space="0" w:color="auto"/>
        <w:right w:val="none" w:sz="0" w:space="0" w:color="auto"/>
      </w:divBdr>
    </w:div>
    <w:div w:id="151144001">
      <w:bodyDiv w:val="1"/>
      <w:marLeft w:val="0"/>
      <w:marRight w:val="0"/>
      <w:marTop w:val="0"/>
      <w:marBottom w:val="0"/>
      <w:divBdr>
        <w:top w:val="none" w:sz="0" w:space="0" w:color="auto"/>
        <w:left w:val="none" w:sz="0" w:space="0" w:color="auto"/>
        <w:bottom w:val="none" w:sz="0" w:space="0" w:color="auto"/>
        <w:right w:val="none" w:sz="0" w:space="0" w:color="auto"/>
      </w:divBdr>
    </w:div>
    <w:div w:id="346055275">
      <w:bodyDiv w:val="1"/>
      <w:marLeft w:val="0"/>
      <w:marRight w:val="0"/>
      <w:marTop w:val="0"/>
      <w:marBottom w:val="0"/>
      <w:divBdr>
        <w:top w:val="none" w:sz="0" w:space="0" w:color="auto"/>
        <w:left w:val="none" w:sz="0" w:space="0" w:color="auto"/>
        <w:bottom w:val="none" w:sz="0" w:space="0" w:color="auto"/>
        <w:right w:val="none" w:sz="0" w:space="0" w:color="auto"/>
      </w:divBdr>
    </w:div>
    <w:div w:id="523206328">
      <w:bodyDiv w:val="1"/>
      <w:marLeft w:val="0"/>
      <w:marRight w:val="0"/>
      <w:marTop w:val="0"/>
      <w:marBottom w:val="0"/>
      <w:divBdr>
        <w:top w:val="none" w:sz="0" w:space="0" w:color="auto"/>
        <w:left w:val="none" w:sz="0" w:space="0" w:color="auto"/>
        <w:bottom w:val="none" w:sz="0" w:space="0" w:color="auto"/>
        <w:right w:val="none" w:sz="0" w:space="0" w:color="auto"/>
      </w:divBdr>
    </w:div>
    <w:div w:id="670572707">
      <w:bodyDiv w:val="1"/>
      <w:marLeft w:val="0"/>
      <w:marRight w:val="0"/>
      <w:marTop w:val="0"/>
      <w:marBottom w:val="0"/>
      <w:divBdr>
        <w:top w:val="none" w:sz="0" w:space="0" w:color="auto"/>
        <w:left w:val="none" w:sz="0" w:space="0" w:color="auto"/>
        <w:bottom w:val="none" w:sz="0" w:space="0" w:color="auto"/>
        <w:right w:val="none" w:sz="0" w:space="0" w:color="auto"/>
      </w:divBdr>
    </w:div>
    <w:div w:id="770586845">
      <w:bodyDiv w:val="1"/>
      <w:marLeft w:val="0"/>
      <w:marRight w:val="0"/>
      <w:marTop w:val="0"/>
      <w:marBottom w:val="0"/>
      <w:divBdr>
        <w:top w:val="none" w:sz="0" w:space="0" w:color="auto"/>
        <w:left w:val="none" w:sz="0" w:space="0" w:color="auto"/>
        <w:bottom w:val="none" w:sz="0" w:space="0" w:color="auto"/>
        <w:right w:val="none" w:sz="0" w:space="0" w:color="auto"/>
      </w:divBdr>
    </w:div>
    <w:div w:id="1014189024">
      <w:bodyDiv w:val="1"/>
      <w:marLeft w:val="0"/>
      <w:marRight w:val="0"/>
      <w:marTop w:val="0"/>
      <w:marBottom w:val="0"/>
      <w:divBdr>
        <w:top w:val="none" w:sz="0" w:space="0" w:color="auto"/>
        <w:left w:val="none" w:sz="0" w:space="0" w:color="auto"/>
        <w:bottom w:val="none" w:sz="0" w:space="0" w:color="auto"/>
        <w:right w:val="none" w:sz="0" w:space="0" w:color="auto"/>
      </w:divBdr>
    </w:div>
    <w:div w:id="1063523011">
      <w:bodyDiv w:val="1"/>
      <w:marLeft w:val="0"/>
      <w:marRight w:val="0"/>
      <w:marTop w:val="0"/>
      <w:marBottom w:val="0"/>
      <w:divBdr>
        <w:top w:val="none" w:sz="0" w:space="0" w:color="auto"/>
        <w:left w:val="none" w:sz="0" w:space="0" w:color="auto"/>
        <w:bottom w:val="none" w:sz="0" w:space="0" w:color="auto"/>
        <w:right w:val="none" w:sz="0" w:space="0" w:color="auto"/>
      </w:divBdr>
    </w:div>
    <w:div w:id="1099058210">
      <w:bodyDiv w:val="1"/>
      <w:marLeft w:val="0"/>
      <w:marRight w:val="0"/>
      <w:marTop w:val="0"/>
      <w:marBottom w:val="0"/>
      <w:divBdr>
        <w:top w:val="none" w:sz="0" w:space="0" w:color="auto"/>
        <w:left w:val="none" w:sz="0" w:space="0" w:color="auto"/>
        <w:bottom w:val="none" w:sz="0" w:space="0" w:color="auto"/>
        <w:right w:val="none" w:sz="0" w:space="0" w:color="auto"/>
      </w:divBdr>
    </w:div>
    <w:div w:id="1114520579">
      <w:bodyDiv w:val="1"/>
      <w:marLeft w:val="0"/>
      <w:marRight w:val="0"/>
      <w:marTop w:val="0"/>
      <w:marBottom w:val="0"/>
      <w:divBdr>
        <w:top w:val="none" w:sz="0" w:space="0" w:color="auto"/>
        <w:left w:val="none" w:sz="0" w:space="0" w:color="auto"/>
        <w:bottom w:val="none" w:sz="0" w:space="0" w:color="auto"/>
        <w:right w:val="none" w:sz="0" w:space="0" w:color="auto"/>
      </w:divBdr>
    </w:div>
    <w:div w:id="1714310173">
      <w:bodyDiv w:val="1"/>
      <w:marLeft w:val="0"/>
      <w:marRight w:val="0"/>
      <w:marTop w:val="0"/>
      <w:marBottom w:val="0"/>
      <w:divBdr>
        <w:top w:val="none" w:sz="0" w:space="0" w:color="auto"/>
        <w:left w:val="none" w:sz="0" w:space="0" w:color="auto"/>
        <w:bottom w:val="none" w:sz="0" w:space="0" w:color="auto"/>
        <w:right w:val="none" w:sz="0" w:space="0" w:color="auto"/>
      </w:divBdr>
    </w:div>
    <w:div w:id="1812557421">
      <w:bodyDiv w:val="1"/>
      <w:marLeft w:val="0"/>
      <w:marRight w:val="0"/>
      <w:marTop w:val="0"/>
      <w:marBottom w:val="0"/>
      <w:divBdr>
        <w:top w:val="none" w:sz="0" w:space="0" w:color="auto"/>
        <w:left w:val="none" w:sz="0" w:space="0" w:color="auto"/>
        <w:bottom w:val="none" w:sz="0" w:space="0" w:color="auto"/>
        <w:right w:val="none" w:sz="0" w:space="0" w:color="auto"/>
      </w:divBdr>
    </w:div>
    <w:div w:id="1875536414">
      <w:bodyDiv w:val="1"/>
      <w:marLeft w:val="0"/>
      <w:marRight w:val="0"/>
      <w:marTop w:val="0"/>
      <w:marBottom w:val="0"/>
      <w:divBdr>
        <w:top w:val="none" w:sz="0" w:space="0" w:color="auto"/>
        <w:left w:val="none" w:sz="0" w:space="0" w:color="auto"/>
        <w:bottom w:val="none" w:sz="0" w:space="0" w:color="auto"/>
        <w:right w:val="none" w:sz="0" w:space="0" w:color="auto"/>
      </w:divBdr>
    </w:div>
    <w:div w:id="2071073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49457-8F23-4A56-AA92-1DC5D673F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28</Pages>
  <Words>2163</Words>
  <Characters>11683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SESI_SENAI_SP</Company>
  <LinksUpToDate>false</LinksUpToDate>
  <CharactersWithSpaces>13819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13</cp:revision>
  <dcterms:created xsi:type="dcterms:W3CDTF">2021-05-17T11:47:00Z</dcterms:created>
  <dcterms:modified xsi:type="dcterms:W3CDTF">2021-05-24T11:12:00Z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2020-02-27T00:00:00Z</vt:filetime>
  </property>
  <property fmtid="{D5CDD505-2E9C-101B-9397-08002B2CF9AE}" pid="3" name="Creator">
    <vt:lpwstr>Microsoft® Word 2013</vt:lpwstr>
  </property>
  <property fmtid="{D5CDD505-2E9C-101B-9397-08002B2CF9AE}" pid="4" name="LastSaved">
    <vt:filetime>2020-03-03T00:00:00Z</vt:filetime>
  </property>
</Properties>
</file>